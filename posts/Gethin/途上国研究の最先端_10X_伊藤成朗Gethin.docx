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134E7" w:rsidRDefault="009134E7" w14:paraId="672A6659" w14:textId="77777777">
      <w:pPr>
        <w:rPr>
          <w:rFonts w:ascii="游ゴシック" w:hAnsi="游ゴシック" w:eastAsia="游ゴシック" w:cs="游ゴシック"/>
          <w:b/>
          <w:sz w:val="22"/>
          <w:szCs w:val="22"/>
        </w:rPr>
        <w:sectPr w:rsidR="009134E7">
          <w:headerReference w:type="even" r:id="rId8"/>
          <w:headerReference w:type="default" r:id="rId9"/>
          <w:footerReference w:type="default" r:id="rId10"/>
          <w:headerReference w:type="first" r:id="rId11"/>
          <w:pgSz w:w="11906" w:h="16838" w:orient="portrait"/>
          <w:pgMar w:top="1985" w:right="1701" w:bottom="1701" w:left="1701" w:header="851" w:footer="992" w:gutter="0"/>
          <w:pgNumType w:start="1"/>
          <w:cols w:space="720"/>
        </w:sectPr>
      </w:pPr>
    </w:p>
    <w:p w:rsidR="009134E7" w:rsidRDefault="00D04ED5" w14:paraId="0EE1780D" w14:textId="77777777">
      <w:pPr>
        <w:rPr>
          <w:rFonts w:ascii="游ゴシック" w:hAnsi="游ゴシック" w:eastAsia="游ゴシック" w:cs="游ゴシック"/>
          <w:b/>
          <w:sz w:val="22"/>
          <w:szCs w:val="22"/>
        </w:rPr>
      </w:pPr>
      <w:r>
        <w:rPr>
          <w:rFonts w:ascii="游ゴシック" w:hAnsi="游ゴシック" w:eastAsia="游ゴシック" w:cs="游ゴシック"/>
          <w:b/>
          <w:sz w:val="22"/>
          <w:szCs w:val="22"/>
        </w:rPr>
        <w:t>第1XX回　企業が共謀したのは労働者の搾取--19世紀末ベルギー</w:t>
      </w:r>
    </w:p>
    <w:p w:rsidR="009134E7" w:rsidRDefault="00D04ED5" w14:paraId="5F30C78F" w14:textId="77777777">
      <w:pPr>
        <w:rPr>
          <w:sz w:val="20"/>
          <w:szCs w:val="20"/>
        </w:rPr>
      </w:pPr>
      <w:r>
        <w:rPr>
          <w:sz w:val="20"/>
          <w:szCs w:val="20"/>
        </w:rPr>
        <w:t>●●●</w:t>
      </w:r>
    </w:p>
    <w:p w:rsidR="009134E7" w:rsidRDefault="009134E7" w14:paraId="0A37501D" w14:textId="77777777"/>
    <w:p w:rsidR="009134E7" w:rsidRDefault="00D04ED5" w14:paraId="7E81E5BA" w14:textId="77777777">
      <w:pPr>
        <w:jc w:val="right"/>
        <w:rPr>
          <w:color w:val="0563C1"/>
        </w:rPr>
      </w:pPr>
      <w:hyperlink r:id="rId12">
        <w:r>
          <w:rPr>
            <w:color w:val="0563C1"/>
          </w:rPr>
          <w:t>伊藤 成朗</w:t>
        </w:r>
      </w:hyperlink>
    </w:p>
    <w:p w:rsidR="009134E7" w:rsidRDefault="00D04ED5" w14:paraId="1E5AE43C" w14:textId="77777777">
      <w:pPr>
        <w:jc w:val="right"/>
      </w:pPr>
      <w:hyperlink r:id="rId13">
        <w:r>
          <w:rPr>
            <w:color w:val="0563C1"/>
          </w:rPr>
          <w:t>Seiro Ito</w:t>
        </w:r>
      </w:hyperlink>
    </w:p>
    <w:p w:rsidR="009134E7" w:rsidRDefault="00D04ED5" w14:paraId="19CECE95" w14:textId="77777777">
      <w:pPr>
        <w:jc w:val="right"/>
      </w:pPr>
      <w:r>
        <w:t>2025年10月</w:t>
      </w:r>
    </w:p>
    <w:p w:rsidR="009134E7" w:rsidRDefault="00D04ED5" w14:paraId="3492161A" w14:textId="77777777">
      <w:pPr>
        <w:jc w:val="right"/>
      </w:pPr>
      <w:r w:rsidRPr="26A18BFA">
        <w:rPr>
          <w:lang w:val="en-US"/>
        </w:rPr>
        <w:t>（*,***字）</w:t>
      </w:r>
    </w:p>
    <w:p w:rsidR="009134E7" w:rsidRDefault="00D04ED5" w14:paraId="719553B5" w14:textId="77777777">
      <w:pPr>
        <w:jc w:val="right"/>
      </w:pPr>
      <w:r>
        <w:t>＊図は文末に掲載しています</w:t>
      </w:r>
    </w:p>
    <w:p w:rsidR="009134E7" w:rsidRDefault="009134E7" w14:paraId="5DAB6C7B" w14:textId="77777777">
      <w:pPr>
        <w:jc w:val="right"/>
      </w:pPr>
    </w:p>
    <w:p w:rsidR="009134E7" w:rsidRDefault="00D04ED5" w14:paraId="18CD7DB1" w14:textId="77777777">
      <w:pPr>
        <w:keepNext/>
        <w:pBdr>
          <w:top w:val="nil"/>
          <w:left w:val="nil"/>
          <w:bottom w:val="nil"/>
          <w:right w:val="nil"/>
          <w:between w:val="nil"/>
        </w:pBdr>
        <w:rPr>
          <w:rFonts w:ascii="游ゴシック" w:hAnsi="游ゴシック" w:eastAsia="游ゴシック" w:cs="游ゴシック"/>
          <w:b/>
          <w:color w:val="000000"/>
          <w:sz w:val="22"/>
          <w:szCs w:val="22"/>
        </w:rPr>
      </w:pPr>
      <w:r>
        <w:rPr>
          <w:rFonts w:ascii="游ゴシック" w:hAnsi="游ゴシック" w:eastAsia="游ゴシック" w:cs="游ゴシック"/>
          <w:b/>
          <w:color w:val="000000"/>
          <w:sz w:val="22"/>
          <w:szCs w:val="22"/>
        </w:rPr>
        <w:t>今回紹介する研究</w:t>
      </w:r>
    </w:p>
    <w:p w:rsidR="009134E7" w:rsidRDefault="00D04ED5" w14:paraId="0F982791" w14:textId="77777777">
      <w:pPr>
        <w:rPr>
          <w:rFonts w:ascii="Times New Roman" w:hAnsi="Times New Roman" w:eastAsia="Times New Roman" w:cs="Times New Roman"/>
          <w:b/>
        </w:rPr>
      </w:pPr>
      <w:r>
        <w:rPr>
          <w:rFonts w:ascii="Times New Roman" w:hAnsi="Times New Roman" w:eastAsia="Times New Roman" w:cs="Times New Roman"/>
          <w:b/>
        </w:rPr>
        <w:t>Vincent Delabastita and Michael Rubens</w:t>
      </w:r>
      <w:r>
        <w:rPr>
          <w:rFonts w:ascii="Times New Roman" w:hAnsi="Times New Roman" w:eastAsia="Times New Roman" w:cs="Times New Roman"/>
        </w:rPr>
        <w:t>, “</w:t>
      </w:r>
      <w:hyperlink r:id="rId14">
        <w:r>
          <w:rPr>
            <w:rFonts w:ascii="Times New Roman" w:hAnsi="Times New Roman" w:eastAsia="Times New Roman" w:cs="Times New Roman"/>
            <w:color w:val="1155CC"/>
            <w:u w:val="single"/>
          </w:rPr>
          <w:t>Colluding against workers</w:t>
        </w:r>
      </w:hyperlink>
      <w:r>
        <w:rPr>
          <w:rFonts w:ascii="Times New Roman" w:hAnsi="Times New Roman" w:eastAsia="Times New Roman" w:cs="Times New Roman"/>
        </w:rPr>
        <w:t xml:space="preserve">,” </w:t>
      </w:r>
      <w:r>
        <w:rPr>
          <w:rFonts w:ascii="Times New Roman" w:hAnsi="Times New Roman" w:eastAsia="Times New Roman" w:cs="Times New Roman"/>
          <w:i/>
        </w:rPr>
        <w:t xml:space="preserve">Journal of Political Economy, </w:t>
      </w:r>
      <w:r>
        <w:rPr>
          <w:rFonts w:ascii="Times New Roman" w:hAnsi="Times New Roman" w:eastAsia="Times New Roman" w:cs="Times New Roman"/>
        </w:rPr>
        <w:t>2025 (Volume 133), June (No.6), -1796-1839.</w:t>
      </w:r>
    </w:p>
    <w:p w:rsidR="009134E7" w:rsidRDefault="009134E7" w14:paraId="02EB378F" w14:textId="77777777">
      <w:pPr>
        <w:rPr>
          <w:rFonts w:ascii="Times New Roman" w:hAnsi="Times New Roman" w:eastAsia="Times New Roman" w:cs="Times New Roman"/>
          <w:b/>
        </w:rPr>
      </w:pPr>
    </w:p>
    <w:p w:rsidR="009134E7" w:rsidRDefault="009134E7" w14:paraId="6A05A809" w14:textId="77777777">
      <w:pPr>
        <w:ind w:left="210" w:right="210" w:firstLine="210"/>
        <w:rPr>
          <w:rFonts w:ascii="Times New Roman" w:hAnsi="Times New Roman" w:eastAsia="Times New Roman" w:cs="Times New Roman"/>
          <w:color w:val="0563C1"/>
          <w:u w:val="single"/>
        </w:rPr>
      </w:pPr>
    </w:p>
    <w:p w:rsidR="009134E7" w:rsidRDefault="00D04ED5" w14:paraId="6F47C9C1" w14:textId="77777777">
      <w:pPr>
        <w:keepNext/>
        <w:pBdr>
          <w:top w:val="nil"/>
          <w:left w:val="nil"/>
          <w:bottom w:val="nil"/>
          <w:right w:val="nil"/>
          <w:between w:val="nil"/>
        </w:pBdr>
        <w:rPr>
          <w:rFonts w:ascii="游ゴシック" w:hAnsi="游ゴシック" w:eastAsia="游ゴシック" w:cs="游ゴシック"/>
          <w:b/>
          <w:color w:val="000000"/>
          <w:sz w:val="22"/>
          <w:szCs w:val="22"/>
        </w:rPr>
      </w:pPr>
      <w:r>
        <w:rPr>
          <w:rFonts w:ascii="游ゴシック" w:hAnsi="游ゴシック" w:eastAsia="游ゴシック" w:cs="游ゴシック"/>
          <w:b/>
          <w:color w:val="000000"/>
          <w:sz w:val="22"/>
          <w:szCs w:val="22"/>
        </w:rPr>
        <w:t>企業の労働市場支配力の影響</w:t>
      </w:r>
    </w:p>
    <w:p w:rsidR="009134E7" w:rsidRDefault="009134E7" w14:paraId="5A39BBE3" w14:textId="77777777"/>
    <w:p w:rsidR="009134E7" w:rsidP="43D99C00" w:rsidRDefault="00D04ED5" w14:paraId="4462AA2B" w14:textId="27F05D2E">
      <w:pPr>
        <w:ind w:firstLine="720"/>
      </w:pPr>
      <w:r w:rsidR="00D04ED5">
        <w:rPr/>
        <w:t>2025年9月5日、アメリカの公正取引委員会は</w:t>
      </w:r>
      <w:r w:rsidR="2A1E2C48">
        <w:rPr/>
        <w:t>雇用契約における</w:t>
      </w:r>
      <w:r w:rsidR="00D04ED5">
        <w:rPr/>
        <w:t>競業避止条項non-compete agreementsを是認しました。</w:t>
      </w:r>
      <w:r w:rsidRPr="5EDD7789">
        <w:rPr>
          <w:rStyle w:val="a8"/>
          <w:sz w:val="20"/>
          <w:szCs w:val="20"/>
        </w:rPr>
        <w:endnoteReference w:id="1"/>
      </w:r>
      <w:r w:rsidR="0AC3B946">
        <w:rPr/>
        <w:t xml:space="preserve"> </w:t>
      </w:r>
      <w:r w:rsidR="00D04ED5">
        <w:rPr/>
        <w:t>これは前の職場と同一業種での転職や起業を禁止する規則です。同委員会によれば、最低賃金で働く労働者からCEOまで、全米労働者の1/5が競業避止条項</w:t>
      </w:r>
      <w:r w:rsidR="6C0305C2">
        <w:rPr/>
        <w:t>に署名しています</w:t>
      </w:r>
      <w:r w:rsidR="00D04ED5">
        <w:rPr/>
        <w:t>。企業にしてみれば機密が競合企業に利用される可能性を低めるので、知的財産や顧客関係を守る手段となります。一方、従業員や役員にとってみれば、就業先や起業可能性を制限されます。現就業先企業では転職する人員=補充人員需要が減るので、市場の労働需要を減らします。このため、賃金を下げる効果があるでしょう。一方で、知的財産を守れるのであれば、企業は投資に積極的になるので、賃金を引き上げる余地が生まれます。</w:t>
      </w:r>
      <w:r w:rsidRPr="5EDD7789">
        <w:rPr>
          <w:rStyle w:val="a8"/>
        </w:rPr>
        <w:endnoteReference w:id="2"/>
      </w:r>
      <w:r w:rsidR="19850C2A">
        <w:rPr/>
        <w:t xml:space="preserve"> </w:t>
      </w:r>
      <w:r w:rsidR="00D04ED5">
        <w:rPr/>
        <w:t>両者を合わせると、賃金がどうなるかはっきりしません。</w:t>
      </w:r>
    </w:p>
    <w:p w:rsidR="00DE2256" w:rsidP="009A455D" w:rsidRDefault="009A455D" w14:paraId="30EBD436" w14:textId="77777777">
      <w:pPr>
        <w:ind w:firstLine="210"/>
      </w:pPr>
      <w:r w:rsidRPr="43D99C00" w:rsidR="009A455D">
        <w:rPr/>
        <w:t>企業が労働市場支配力を持つ</w:t>
      </w:r>
      <w:r w:rsidRPr="43D99C00" w:rsidR="009A455D">
        <w:rPr/>
        <w:t>買手独占状態</w:t>
      </w:r>
      <w:r w:rsidRPr="43D99C00" w:rsidR="009A455D">
        <w:rPr/>
        <w:t>では</w:t>
      </w:r>
      <w:r w:rsidR="009A455D">
        <w:rPr>
          <w:rFonts w:hint="eastAsia"/>
        </w:rPr>
        <w:t>、</w:t>
      </w:r>
      <w:r w:rsidRPr="43D99C00" w:rsidR="009A455D">
        <w:rPr/>
        <w:t>製品への需要は変わらなくても</w:t>
      </w:r>
      <w:r w:rsidR="009A455D">
        <w:rPr>
          <w:rFonts w:hint="eastAsia"/>
        </w:rPr>
        <w:t>、</w:t>
      </w:r>
      <w:r w:rsidRPr="43D99C00" w:rsidR="009A455D">
        <w:rPr/>
        <w:t>完全競争</w:t>
      </w:r>
      <w:r w:rsidRPr="43D99C00" w:rsidR="009A455D">
        <w:rPr/>
        <w:t>と比べて</w:t>
      </w:r>
      <w:r w:rsidRPr="43D99C00" w:rsidR="009A455D">
        <w:rPr/>
        <w:t>賃金</w:t>
      </w:r>
      <w:r w:rsidRPr="43D99C00" w:rsidR="009A455D">
        <w:rPr/>
        <w:t>、雇用量、生産量が</w:t>
      </w:r>
      <w:r w:rsidRPr="43D99C00" w:rsidR="009A455D">
        <w:rPr/>
        <w:t>減ります</w:t>
      </w:r>
      <w:r w:rsidRPr="43D99C00" w:rsidR="00DE2256">
        <w:rPr/>
        <w:t>(詳細は付論を参照してください)</w:t>
      </w:r>
      <w:r w:rsidR="009A455D">
        <w:rPr>
          <w:rFonts w:hint="eastAsia"/>
        </w:rPr>
        <w:t>。</w:t>
      </w:r>
      <w:r w:rsidRPr="43D99C00" w:rsidR="009A455D">
        <w:rPr/>
        <w:t>買手独占とは</w:t>
      </w:r>
      <w:r w:rsidRPr="43D99C00" w:rsidR="009A455D">
        <w:rPr/>
        <w:t>買手独占企業の存在感が大きく、その企業の行動が賃金などに影響を与え</w:t>
      </w:r>
      <w:r w:rsidRPr="43D99C00" w:rsidR="009A455D">
        <w:rPr/>
        <w:t>る状態です</w:t>
      </w:r>
      <w:r w:rsidR="009A455D">
        <w:rPr>
          <w:rFonts w:hint="eastAsia"/>
        </w:rPr>
        <w:t>。</w:t>
      </w:r>
      <w:r w:rsidRPr="5EDD7789" w:rsidR="00D04ED5">
        <w:rPr>
          <w:rStyle w:val="a8"/>
        </w:rPr>
        <w:endnoteReference w:id="3"/>
      </w:r>
      <w:r w:rsidR="00D04ED5">
        <w:rPr/>
        <w:t xml:space="preserve"> </w:t>
      </w:r>
      <w:r w:rsidRPr="43D99C00" w:rsidR="009A455D">
        <w:rPr/>
        <w:t>企業目線</w:t>
      </w:r>
      <w:r w:rsidRPr="43D99C00" w:rsidR="009A455D">
        <w:rPr/>
        <w:t>で見ると</w:t>
      </w:r>
      <w:r w:rsidRPr="43D99C00" w:rsidR="009A455D">
        <w:rPr/>
        <w:t>、企業が直面する</w:t>
      </w:r>
      <w:r w:rsidR="00D04ED5">
        <w:rPr/>
        <w:t>労働者プールが小さい</w:t>
      </w:r>
      <w:r w:rsidR="009A455D">
        <w:rPr>
          <w:rFonts w:hint="eastAsia"/>
        </w:rPr>
        <w:t>、</w:t>
      </w:r>
      <w:r w:rsidRPr="43D99C00" w:rsidR="009A455D">
        <w:rPr/>
        <w:t>とも表現できます。</w:t>
      </w:r>
    </w:p>
    <w:p w:rsidR="009134E7" w:rsidP="009A455D" w:rsidRDefault="009A455D" w14:paraId="0ACACD57" w14:textId="29D3BE56">
      <w:pPr>
        <w:ind w:firstLine="210"/>
      </w:pPr>
      <w:r w:rsidR="009A455D">
        <w:rPr/>
        <w:t>労働者プールが限られていると、</w:t>
      </w:r>
      <w:r w:rsidR="00D04ED5">
        <w:rPr/>
        <w:t>企業</w:t>
      </w:r>
      <w:r w:rsidR="009A455D">
        <w:rPr/>
        <w:t>は新たな労働者を得るために</w:t>
      </w:r>
      <w:r w:rsidR="00D04ED5">
        <w:rPr/>
        <w:t>賃金を引き上げ</w:t>
      </w:r>
      <w:r w:rsidR="009A455D">
        <w:rPr/>
        <w:t>ねばなりません</w:t>
      </w:r>
      <w:r w:rsidR="00D04ED5">
        <w:rPr/>
        <w:t>。</w:t>
      </w:r>
      <w:r w:rsidR="00AF0BB4">
        <w:rPr/>
        <w:t>このとき</w:t>
      </w:r>
      <w:r w:rsidR="00D04ED5">
        <w:rPr/>
        <w:t>同一労働への新賃金は、新たに雇用された労働者とすでに雇用されている労働者の全員に適用されます。よって、雇用量を増やす企業は、新規労働者への新賃金以上の</w:t>
      </w:r>
      <w:r w:rsidR="009A455D">
        <w:rPr/>
        <w:t>限界</w:t>
      </w:r>
      <w:r w:rsidR="00D04ED5">
        <w:rPr/>
        <w:t>費用(=既存従業員の賃上げ費用)を負います。</w:t>
      </w:r>
      <w:r w:rsidR="00A809FB">
        <w:rPr/>
        <w:t>このため、企業は</w:t>
      </w:r>
      <w:r w:rsidR="009A455D">
        <w:rPr/>
        <w:t>新賃金よりも</w:t>
      </w:r>
      <w:r w:rsidR="009A455D">
        <w:rPr/>
        <w:t>高い</w:t>
      </w:r>
      <w:r w:rsidR="009A455D">
        <w:rPr/>
        <w:t>限界</w:t>
      </w:r>
      <w:r w:rsidR="009A455D">
        <w:rPr/>
        <w:t>費用に見合うだけの</w:t>
      </w:r>
      <w:r w:rsidR="006F736A">
        <w:rPr/>
        <w:t>限界</w:t>
      </w:r>
      <w:r w:rsidR="009A455D">
        <w:rPr/>
        <w:t>生産力を</w:t>
      </w:r>
      <w:r w:rsidR="00A809FB">
        <w:rPr/>
        <w:t>得られるように雇用量を決めます</w:t>
      </w:r>
      <w:r w:rsidR="009A455D">
        <w:rPr/>
        <w:t>。その一方で、労働者は新賃金</w:t>
      </w:r>
      <w:r w:rsidR="009A455D">
        <w:rPr/>
        <w:t>だけ支払えば働</w:t>
      </w:r>
      <w:r w:rsidR="00DE2256">
        <w:rPr/>
        <w:t>きます。よって</w:t>
      </w:r>
      <w:r w:rsidR="009A455D">
        <w:rPr/>
        <w:t>、</w:t>
      </w:r>
      <w:r w:rsidR="006F736A">
        <w:rPr/>
        <w:t>「労働の限界価値生産力&gt;賃金</w:t>
      </w:r>
      <w:r w:rsidR="006F736A">
        <w:rPr/>
        <w:t>」が成り立ちます</w:t>
      </w:r>
      <w:r w:rsidR="006F736A">
        <w:rPr/>
        <w:t>。</w:t>
      </w:r>
      <w:r w:rsidR="00C21432">
        <w:rPr/>
        <w:t>賃金マークダウン=(労働の限界価値生産性)/(賃金)は1以上です。</w:t>
      </w:r>
      <w:r w:rsidR="006F736A">
        <w:rPr/>
        <w:t>完全競争の労働市場では</w:t>
      </w:r>
      <w:r w:rsidR="006F736A">
        <w:rPr/>
        <w:t>「労働の限界価値生産力</w:t>
      </w:r>
      <w:r w:rsidR="006F736A">
        <w:rPr/>
        <w:t>=</w:t>
      </w:r>
      <w:r w:rsidR="006F736A">
        <w:rPr/>
        <w:t>賃金」</w:t>
      </w:r>
      <w:r w:rsidR="006F736A">
        <w:rPr/>
        <w:t>ですから、買手独占では賃金が過小になるのです。</w:t>
      </w:r>
    </w:p>
    <w:p w:rsidRPr="00DE2256" w:rsidR="009134E7" w:rsidRDefault="009134E7" w14:paraId="60061E4C" w14:textId="77777777">
      <w:pPr>
        <w:ind w:firstLine="210"/>
      </w:pPr>
    </w:p>
    <w:p w:rsidR="009134E7" w:rsidRDefault="00D04ED5" w14:paraId="7625730A" w14:textId="77777777">
      <w:pPr>
        <w:keepNext/>
        <w:pBdr>
          <w:top w:val="nil"/>
          <w:left w:val="nil"/>
          <w:bottom w:val="nil"/>
          <w:right w:val="nil"/>
          <w:between w:val="nil"/>
        </w:pBdr>
        <w:rPr>
          <w:rFonts w:ascii="游ゴシック" w:hAnsi="游ゴシック" w:eastAsia="游ゴシック" w:cs="游ゴシック"/>
          <w:b/>
          <w:color w:val="000000"/>
          <w:sz w:val="22"/>
          <w:szCs w:val="22"/>
        </w:rPr>
      </w:pPr>
      <w:r>
        <w:rPr>
          <w:rFonts w:ascii="游ゴシック" w:hAnsi="游ゴシック" w:eastAsia="游ゴシック" w:cs="游ゴシック"/>
          <w:b/>
          <w:color w:val="000000"/>
          <w:sz w:val="22"/>
          <w:szCs w:val="22"/>
        </w:rPr>
        <w:t>労働市場支配力の源泉は一見して分からない</w:t>
      </w:r>
    </w:p>
    <w:p w:rsidR="009134E7" w:rsidRDefault="009134E7" w14:paraId="44EAFD9C" w14:textId="77777777"/>
    <w:p w:rsidR="009134E7" w:rsidRDefault="00D04ED5" w14:paraId="38C63CAA" w14:textId="65785A9E">
      <w:pPr>
        <w:ind w:firstLine="210"/>
      </w:pPr>
      <w:r>
        <w:t>市場に参加する労働者と企業の数が少なくなるのは、市場の構造的な原因、たとえば、</w:t>
      </w:r>
      <w:r>
        <w:lastRenderedPageBreak/>
        <w:t>職探しや労働移動が容易ではないこと、労働環境に関する労働者の好みの多様性、就業・職業に関する法規制など、企業にとって変えられない条件が背景にあります。</w:t>
      </w:r>
      <w:r w:rsidR="001D3BB9">
        <w:rPr>
          <w:rStyle w:val="a8"/>
        </w:rPr>
        <w:endnoteReference w:id="4"/>
      </w:r>
    </w:p>
    <w:p w:rsidR="009134E7" w:rsidRDefault="00D04ED5" w14:paraId="4B0AC925" w14:textId="77777777">
      <w:pPr>
        <w:ind w:firstLine="210"/>
      </w:pPr>
      <w:r>
        <w:t>一方、企業が意図的に市場支配を図る場合もあります。新規参入を阻止しつつ、主要な企業が相互に低賃金を共謀すると、企業の労働市場支配力は高まります。たとえば、ビッグテック業界であるような従業員引き抜き禁止合意non-poaching agreementは賃金を低く抑える手段となり、企業は市場賃金への影響力を強めます。</w:t>
      </w:r>
    </w:p>
    <w:p w:rsidR="009134E7" w:rsidRDefault="00D04ED5" w14:paraId="632350F3" w14:textId="77777777">
      <w:pPr>
        <w:ind w:firstLine="210"/>
      </w:pPr>
      <w:r>
        <w:t>いずれの原因でも、雇用取引において少数の雇用主しか存在しない労働市場集中が発生します。構造的な原因の場合、移動や判断を容易にする政策(職務・能力・履歴の明示化、情報公開基準の徹底など)や雇用規制の変更によって、企業の市場支配力を弱められます。非競争的慣行が原因の場合には、共謀行為を制限し取り締まることで企業の市場支配力を弱められます。しかし、労働市場集中の原因が分かることは稀です。市場集中という結果だけを見ても、原因が構造的か非競争的慣行か、政策担当者には分かりません。よって、取るべき政策を決められないのです。</w:t>
      </w:r>
    </w:p>
    <w:p w:rsidR="009134E7" w:rsidRDefault="009134E7" w14:paraId="3656B9AB" w14:textId="77777777">
      <w:pPr>
        <w:ind w:firstLine="210"/>
      </w:pPr>
    </w:p>
    <w:p w:rsidR="009134E7" w:rsidRDefault="00D04ED5" w14:paraId="0D49C250" w14:textId="77777777">
      <w:pPr>
        <w:keepNext/>
        <w:pBdr>
          <w:top w:val="nil"/>
          <w:left w:val="nil"/>
          <w:bottom w:val="nil"/>
          <w:right w:val="nil"/>
          <w:between w:val="nil"/>
        </w:pBdr>
        <w:rPr>
          <w:rFonts w:ascii="游ゴシック" w:hAnsi="游ゴシック" w:eastAsia="游ゴシック" w:cs="游ゴシック"/>
          <w:b/>
          <w:color w:val="000000"/>
          <w:sz w:val="22"/>
          <w:szCs w:val="22"/>
        </w:rPr>
      </w:pPr>
      <w:r>
        <w:rPr>
          <w:rFonts w:ascii="游ゴシック" w:hAnsi="游ゴシック" w:eastAsia="游ゴシック" w:cs="游ゴシック"/>
          <w:b/>
          <w:sz w:val="22"/>
          <w:szCs w:val="22"/>
        </w:rPr>
        <w:t>労働市場支配力の源泉を突き止める方法</w:t>
      </w:r>
    </w:p>
    <w:p w:rsidR="009134E7" w:rsidRDefault="009134E7" w14:paraId="45FB0818" w14:textId="77777777"/>
    <w:p w:rsidR="009134E7" w:rsidRDefault="00D04ED5" w14:paraId="11B74D44" w14:textId="0C4FD3CE">
      <w:pPr>
        <w:ind w:firstLine="210"/>
      </w:pPr>
      <w:r w:rsidR="00D04ED5">
        <w:rPr/>
        <w:t>今回紹介する研究は、企業同士の共謀が賃金マークダウンをどのように変えるか示し、賃金マークダウン推計値の変化から共謀の有無を判定しています。共謀を疑う場合、通常は物的証拠を集めるので、労働市場支配力</w:t>
      </w:r>
      <w:r w:rsidR="0F529464">
        <w:rPr/>
        <w:t>である賃金マークダウン</w:t>
      </w:r>
      <w:r w:rsidR="00D04ED5">
        <w:rPr/>
        <w:t>から共謀を推測するアイディアは斬新です。徹底的に共謀するときには、全参加企業が単独の独占企業のように振る舞い、利潤総計を最大化するように全参加企業の総雇用量を決めます。実質的に単一企業なので、各企業の賃金マークダウンは均一です。共謀がないと、各企業は独自に賃金マークダウンを決めます。すでに雇用</w:t>
      </w:r>
      <w:r w:rsidR="000E77A7">
        <w:rPr/>
        <w:t>者</w:t>
      </w:r>
      <w:r w:rsidR="00D04ED5">
        <w:rPr/>
        <w:t>数が多いと限界費用は高くなり、マークダウンを大きくする必要があるので、生産規模の大きな企業ほど賃金マークダウンは大きくなります。両者の中間事例、つまり、不完全な共謀のときには、企業間の賃金マークダウンは均一ではなく、生産規模との比例関係も弱いでしょう。</w:t>
      </w:r>
    </w:p>
    <w:p w:rsidR="009134E7" w:rsidRDefault="00D04ED5" w14:paraId="6172285C" w14:textId="77777777">
      <w:pPr>
        <w:ind w:firstLine="210"/>
      </w:pPr>
      <w:r>
        <w:t>この研究の長所は、コアとなる共謀判定方法の斬新さだけでなく、対象事例の探し方にも現れています。というのも、共謀は違法なので、現在はこうした事例を観察するのが難しいからです。著者たちは、カルテルが違法ではなかった20世紀初頭のベルギーの石炭採掘企業の古文書データをデジタル化し、生産物価格カルテルに参加した企業が賃金水準も共謀していたことを実証しています。</w:t>
      </w:r>
    </w:p>
    <w:p w:rsidR="009134E7" w:rsidRDefault="009134E7" w14:paraId="53128261" w14:textId="77777777">
      <w:pPr>
        <w:ind w:firstLine="210"/>
      </w:pPr>
    </w:p>
    <w:p w:rsidR="009134E7" w:rsidRDefault="00D04ED5" w14:paraId="7575AC89" w14:textId="77777777">
      <w:pPr>
        <w:keepNext/>
        <w:pBdr>
          <w:top w:val="nil"/>
          <w:left w:val="nil"/>
          <w:bottom w:val="nil"/>
          <w:right w:val="nil"/>
          <w:between w:val="nil"/>
        </w:pBdr>
        <w:rPr>
          <w:rFonts w:ascii="游ゴシック" w:hAnsi="游ゴシック" w:eastAsia="游ゴシック" w:cs="游ゴシック"/>
          <w:b/>
          <w:color w:val="000000"/>
          <w:sz w:val="22"/>
          <w:szCs w:val="22"/>
        </w:rPr>
      </w:pPr>
      <w:r>
        <w:rPr>
          <w:rFonts w:ascii="游ゴシック" w:hAnsi="游ゴシック" w:eastAsia="游ゴシック" w:cs="游ゴシック"/>
          <w:b/>
          <w:color w:val="000000"/>
          <w:sz w:val="22"/>
          <w:szCs w:val="22"/>
        </w:rPr>
        <w:t>賃金マークダウンの傾向</w:t>
      </w:r>
    </w:p>
    <w:p w:rsidR="009134E7" w:rsidRDefault="009134E7" w14:paraId="62486C05" w14:textId="77777777"/>
    <w:p w:rsidR="009134E7" w:rsidRDefault="00D04ED5" w14:paraId="0A7EAC0D" w14:textId="3FD267F7">
      <w:pPr>
        <w:ind w:firstLine="210"/>
      </w:pPr>
      <w:r>
        <w:lastRenderedPageBreak/>
        <w:t>推計値によれば、賃金マークダウンは低水準で低下傾向にありました。1870年代までの賃金マークダウンは</w:t>
      </w:r>
      <w:r w:rsidR="0073788C">
        <w:rPr>
          <w:rFonts w:hint="eastAsia"/>
        </w:rPr>
        <w:t>150</w:t>
      </w:r>
      <w:r>
        <w:t>%程度でしたが、</w:t>
      </w:r>
      <w:r w:rsidR="00D07E29">
        <w:rPr>
          <w:rFonts w:hint="eastAsia"/>
        </w:rPr>
        <w:t>175</w:t>
      </w:r>
      <w:r>
        <w:t>%(80-90年代)、</w:t>
      </w:r>
      <w:r w:rsidR="002772A1">
        <w:rPr>
          <w:rFonts w:hint="eastAsia"/>
        </w:rPr>
        <w:t>22</w:t>
      </w:r>
      <w:r w:rsidR="003F6CD2">
        <w:rPr>
          <w:rFonts w:hint="eastAsia"/>
        </w:rPr>
        <w:t>2</w:t>
      </w:r>
      <w:r>
        <w:t>%(1897年以降)と</w:t>
      </w:r>
      <w:r w:rsidR="003F6CD2">
        <w:rPr>
          <w:rFonts w:hint="eastAsia"/>
        </w:rPr>
        <w:t>上昇</w:t>
      </w:r>
      <w:r>
        <w:t>し、賃金は労働が産み出す価値の2/3から半分以下まで落ち込んでいます。賃金マークダウンの平均値は生産物価格カルテルの結成後に</w:t>
      </w:r>
      <w:r w:rsidR="00543103">
        <w:rPr>
          <w:rFonts w:hint="eastAsia"/>
        </w:rPr>
        <w:t>上昇</w:t>
      </w:r>
      <w:r>
        <w:t>し、各企業の賃金マークダウンはカルテルに参加すると</w:t>
      </w:r>
      <w:r w:rsidR="00543103">
        <w:rPr>
          <w:rFonts w:hint="eastAsia"/>
        </w:rPr>
        <w:t>上昇</w:t>
      </w:r>
      <w:r>
        <w:t>したことが示されています。さらに、カルテル不参加企業の賃金マークダウンは生産規模と比例しているのに対し、カルテル参加企業の賃金マークダウンは生産規模と無関係なこと、つまり、賃金マークダウンのばらつきがカルテル参加企業でのみ共謀と矛盾しないことを見出しました。よって、著者たちは、生産物価格カルテル企業が賃金抑制を共謀していたと判定しています。</w:t>
      </w:r>
    </w:p>
    <w:p w:rsidR="009134E7" w:rsidRDefault="00D04ED5" w14:paraId="046DAA7A" w14:textId="2B5CEB7F">
      <w:pPr>
        <w:ind w:firstLine="210"/>
      </w:pPr>
      <w:r>
        <w:t>さらに、生産物市場の市場支配力の定義である価格マークアップも推計したところ、1に満たない値、つまり、限界費用未満の価格しか得ず、石炭の買い手に赤字で貢いでいる状態でした。総合すると、生産物市場での競争力が乏しいために費用を回収するだけの価格を得られず、その穴埋めに賃金を低く抑えていました。言い換えれば、労働者を搾取し、吸い上げたレントを</w:t>
      </w:r>
      <w:r w:rsidR="00D536DD">
        <w:rPr>
          <w:rFonts w:hint="eastAsia"/>
        </w:rPr>
        <w:t>「</w:t>
      </w:r>
      <w:r>
        <w:t>生産物価格補助金</w:t>
      </w:r>
      <w:r w:rsidR="00D536DD">
        <w:rPr>
          <w:rFonts w:hint="eastAsia"/>
        </w:rPr>
        <w:t>」のように</w:t>
      </w:r>
      <w:r>
        <w:t>石炭の買い手に渡していたのです。競争力が乏しい石炭産業の労働者は、企業の支配する労働市場で搾取され低い賃金しか受け取っていませんでした。また、そうした石炭産業の雇用水準も低く留まっていました。このように、共謀阻止による賃金引き上げと雇用拡大を目指す政策担当者は、労働市場および賃金マークダウンだけでなく、生産物市場の価格マークアップも視野に収める必要があります。行政主導で賃金を引き上げ過ぎると、石炭採掘企業は倒産したでしょう。</w:t>
      </w:r>
    </w:p>
    <w:p w:rsidR="009134E7" w:rsidRDefault="009134E7" w14:paraId="4B99056E" w14:textId="77777777">
      <w:pPr>
        <w:ind w:firstLine="210"/>
      </w:pPr>
    </w:p>
    <w:p w:rsidR="009134E7" w:rsidRDefault="00D04ED5" w14:paraId="3FBC7005" w14:textId="77777777">
      <w:pPr>
        <w:keepNext/>
        <w:pBdr>
          <w:top w:val="nil"/>
          <w:left w:val="nil"/>
          <w:bottom w:val="nil"/>
          <w:right w:val="nil"/>
          <w:between w:val="nil"/>
        </w:pBdr>
        <w:rPr>
          <w:rFonts w:ascii="游ゴシック" w:hAnsi="游ゴシック" w:eastAsia="游ゴシック" w:cs="游ゴシック"/>
          <w:b/>
          <w:color w:val="000000"/>
          <w:sz w:val="22"/>
          <w:szCs w:val="22"/>
        </w:rPr>
      </w:pPr>
      <w:r>
        <w:rPr>
          <w:rFonts w:ascii="游ゴシック" w:hAnsi="游ゴシック" w:eastAsia="游ゴシック" w:cs="游ゴシック"/>
          <w:b/>
          <w:color w:val="000000"/>
          <w:sz w:val="22"/>
          <w:szCs w:val="22"/>
        </w:rPr>
        <w:t>企業の労働市場支配力を抑える政策</w:t>
      </w:r>
    </w:p>
    <w:p w:rsidR="009134E7" w:rsidRDefault="009134E7" w14:paraId="1299C43A" w14:textId="77777777"/>
    <w:p w:rsidR="009134E7" w:rsidRDefault="00D04ED5" w14:paraId="177A68E8" w14:textId="77777777">
      <w:pPr>
        <w:ind w:firstLine="210"/>
      </w:pPr>
      <w:r>
        <w:t>外国を巻き込む関税と比べて、競業避止条項の是認はあまり話題になっていません。しかし、企業の労働市場支配力を強め、賃金に低下圧力を加えかねないために、格差や雇用に及ぼす影響は無視し得ません。たとえば、不動産仲介業における競業禁止条項に、営業秘密保全や技術情報保全として、どれだけ正当な意義があるでしょうか。最低賃金労働者に対し就業規制をする便益はどれだけあるでしょうか。</w:t>
      </w:r>
    </w:p>
    <w:p w:rsidR="009134E7" w:rsidRDefault="00D04ED5" w14:paraId="30563F5D" w14:textId="62AAFC4E">
      <w:pPr>
        <w:ind w:firstLine="210"/>
      </w:pPr>
      <w:r>
        <w:t>就業範囲をむやみに狭めると生産は停滞し、労働者の手取りは抑えられ、現存企業の利潤</w:t>
      </w:r>
      <w:r w:rsidR="00096A2E">
        <w:rPr>
          <w:rFonts w:hint="eastAsia"/>
        </w:rPr>
        <w:t>マージン率</w:t>
      </w:r>
      <w:r>
        <w:t>を増やすだけです。一律の競業禁止条項の適用を認めると、勤労者の味方という米大統領選挙で表明した立場とも矛盾します。労働者の手取りが増えなければ、現状よりもさらに極端な主張に労働者が投票することも心配です。</w:t>
      </w:r>
    </w:p>
    <w:p w:rsidR="009134E7" w:rsidRDefault="009134E7" w14:paraId="3461D779" w14:textId="77777777">
      <w:pPr>
        <w:ind w:firstLine="210"/>
      </w:pPr>
    </w:p>
    <w:p w:rsidR="009134E7" w:rsidRDefault="00D04ED5" w14:paraId="5ACFEB38" w14:textId="77777777">
      <w:pPr>
        <w:keepNext/>
        <w:rPr>
          <w:rFonts w:ascii="游ゴシック" w:hAnsi="游ゴシック" w:eastAsia="游ゴシック" w:cs="游ゴシック"/>
          <w:b/>
          <w:sz w:val="22"/>
          <w:szCs w:val="22"/>
        </w:rPr>
      </w:pPr>
      <w:r>
        <w:rPr>
          <w:rFonts w:ascii="游ゴシック" w:hAnsi="游ゴシック" w:eastAsia="游ゴシック" w:cs="游ゴシック"/>
          <w:b/>
          <w:sz w:val="22"/>
          <w:szCs w:val="22"/>
        </w:rPr>
        <w:t>途上国への適用</w:t>
      </w:r>
    </w:p>
    <w:p w:rsidR="009134E7" w:rsidRDefault="009134E7" w14:paraId="3CF2D8B6" w14:textId="77777777">
      <w:pPr>
        <w:ind w:firstLine="210"/>
      </w:pPr>
    </w:p>
    <w:p w:rsidR="009134E7" w:rsidRDefault="00D04ED5" w14:paraId="4629F7AA" w14:textId="77777777">
      <w:pPr>
        <w:ind w:firstLine="210"/>
      </w:pPr>
      <w:r>
        <w:t>途上国は一般的に市場を支える制度が整っていません。交通機関が乏しいと職探しの範</w:t>
      </w:r>
      <w:r>
        <w:lastRenderedPageBreak/>
        <w:t>囲は地理的に狭くなり、参加者が少数になります。職域という意味でも探す範囲は限られます。というのも、過去の職歴・実績の内容が曖昧で、労働者技能の参考にならないためです。交通インフラを整備し、求人情報や就労履歴情報を透明性を持って流通させれば、労働市場取引は活発化し、企業の労働市場支配力も弱まります。</w:t>
      </w:r>
    </w:p>
    <w:p w:rsidR="009134E7" w:rsidRDefault="00D46A00" w14:paraId="6F7F970F" w14:textId="7957E9F1">
      <w:pPr>
        <w:ind w:firstLine="210"/>
      </w:pPr>
      <w:r w:rsidR="00D46A00">
        <w:rPr/>
        <w:t>また、</w:t>
      </w:r>
      <w:r w:rsidR="00D04ED5">
        <w:rPr/>
        <w:t>途上国では企業の違法行為を監視する人員が不足しています。このため、賃金の共謀などはほぼ放置状態でしょう。ただし、共謀するにも合議体が必要なので、合議体の発足前後で賃金マークダウンの変化を計測すれば、共謀を判定できるかもしれません。賃金マークダウン推計には企業財務情報を複数年継続して使う必要がありますが、財務情報はどこの国でも整備に努めているので、追加費用なしで得られます。今後もこうした研究が途上国での格差を解明することに役立って欲しいと思います。</w:t>
      </w:r>
    </w:p>
    <w:p w:rsidR="009134E7" w:rsidRDefault="009134E7" w14:paraId="1FC39945" w14:textId="77777777">
      <w:pPr>
        <w:ind w:firstLine="210"/>
      </w:pPr>
    </w:p>
    <w:p w:rsidR="009134E7" w:rsidRDefault="009134E7" w14:paraId="0562CB0E" w14:textId="77777777"/>
    <w:p w:rsidR="009134E7" w:rsidRDefault="00D04ED5" w14:paraId="19101DE5" w14:textId="77777777">
      <w:pPr>
        <w:rPr>
          <w:sz w:val="18"/>
          <w:szCs w:val="18"/>
        </w:rPr>
      </w:pPr>
      <w:r>
        <w:rPr>
          <w:sz w:val="18"/>
          <w:szCs w:val="18"/>
        </w:rPr>
        <w:t>※この記事の内容および意見は執筆者個人に属し、日本貿易振興機構あるいはアジア経済研究所の公式意見を示すものではありません。</w:t>
      </w:r>
    </w:p>
    <w:p w:rsidR="009134E7" w:rsidRDefault="009134E7" w14:paraId="34CE0A41" w14:textId="77777777">
      <w:pPr>
        <w:spacing w:line="20" w:lineRule="auto"/>
        <w:rPr>
          <w:sz w:val="18"/>
          <w:szCs w:val="18"/>
        </w:rPr>
      </w:pPr>
    </w:p>
    <w:p w:rsidR="009134E7" w:rsidRDefault="009134E7" w14:paraId="62EBF3C5" w14:textId="77777777">
      <w:pPr/>
    </w:p>
    <w:p w:rsidR="009A455D" w:rsidRDefault="009A455D" w14:paraId="127CBE0F" w14:textId="69FDB91E">
      <w:pPr/>
      <w:r w:rsidR="009A455D">
        <w:rPr/>
        <w:t>付論 買手独占企業の雇用量決定</w:t>
      </w:r>
    </w:p>
    <w:p w:rsidR="009A455D" w:rsidRDefault="009A455D" w14:paraId="557FBC26" w14:textId="77777777">
      <w:pPr/>
    </w:p>
    <w:p w:rsidR="009A455D" w:rsidP="009A455D" w:rsidRDefault="009A455D" w14:paraId="112804B8" w14:textId="77777777">
      <w:pPr>
        <w:ind w:firstLine="210"/>
      </w:pPr>
    </w:p>
    <w:p w:rsidR="009A455D" w:rsidP="009A455D" w:rsidRDefault="009A455D" w14:paraId="4749C4F6" w14:textId="77777777">
      <w:pPr>
        <w:ind w:firstLine="210"/>
        <w:jc w:val="center"/>
      </w:pPr>
      <w:r>
        <w:rPr>
          <w:noProof/>
        </w:rPr>
        <w:drawing>
          <wp:inline distT="0" distB="0" distL="0" distR="0" wp14:anchorId="0E2D3187" wp14:editId="76D1C063">
            <wp:extent cx="2572324" cy="2003599"/>
            <wp:effectExtent l="0" t="0" r="0" b="0"/>
            <wp:docPr id="2061474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7735" name=""/>
                    <pic:cNvPicPr/>
                  </pic:nvPicPr>
                  <pic:blipFill>
                    <a:blip r:embed="rId15">
                      <a:extLst>
                        <a:ext uri="{28A0092B-C50C-407E-A947-70E740481C1C}">
                          <a14:useLocalDpi xmlns:a14="http://schemas.microsoft.com/office/drawing/2010/main"/>
                        </a:ext>
                      </a:extLst>
                    </a:blip>
                    <a:stretch>
                      <a:fillRect/>
                    </a:stretch>
                  </pic:blipFill>
                  <pic:spPr>
                    <a:xfrm>
                      <a:off x="0" y="0"/>
                      <a:ext cx="2572324" cy="2003599"/>
                    </a:xfrm>
                    <a:prstGeom prst="rect">
                      <a:avLst/>
                    </a:prstGeom>
                  </pic:spPr>
                </pic:pic>
              </a:graphicData>
            </a:graphic>
          </wp:inline>
        </w:drawing>
      </w:r>
    </w:p>
    <w:p w:rsidR="009A455D" w:rsidP="009A455D" w:rsidRDefault="00D46A00" w14:paraId="7415DB18" w14:textId="53658D0A">
      <w:pPr>
        <w:ind w:firstLine="210"/>
      </w:pPr>
      <w:r w:rsidRPr="43D99C00" w:rsidR="00D46A00">
        <w:rPr/>
        <w:t>C点で1名雇用すると、それまで雇用していた労働者に同じ賃金</w:t>
      </w:r>
      <m:oMath>
        <m:bar>
          <m:barPr>
            <m:ctrlPr>
              <w:ins w:author="Administrator" w:date="2025-10-23T15:05:00Z" w16du:dateUtc="2025-10-23T06:05:00Z" w:id="49">
                <w:rPr>
                  <w:rFonts w:ascii="Cambria Math" w:hAnsi="Cambria Math"/>
                </w:rPr>
              </w:ins>
            </m:ctrlPr>
          </m:barPr>
          <m:e>
            <m:r>
              <w:ins w:author="Administrator" w:date="2025-10-23T15:05:00Z" w16du:dateUtc="2025-10-23T06:05:00Z" w:id="50">
                <w:rPr>
                  <w:rFonts w:ascii="Cambria Math" w:hAnsi="Cambria Math"/>
                </w:rPr>
                <m:t>w</m:t>
              </w:ins>
            </m:r>
          </m:e>
        </m:bar>
      </m:oMath>
      <w:r w:rsidRPr="43D99C00" w:rsidR="00D46A00">
        <w:rPr/>
        <w:t>を支払う必要があります。</w:t>
      </w:r>
      <w:r w:rsidRPr="43D99C00" w:rsidR="009A455D">
        <w:rPr/>
        <w:t>このため、</w:t>
      </w:r>
      <w:r w:rsidR="009A455D">
        <w:rPr/>
        <w:t>図にあるように、限界費用線は労働供給曲線よりも(既存従業員賃上げ費用分だけ)高くなるのです。</w:t>
      </w:r>
      <w:r w:rsidRPr="43D99C00" w:rsidR="009A455D">
        <w:rPr/>
        <w:t>一方、</w:t>
      </w:r>
      <w:r w:rsidR="009A455D">
        <w:rPr/>
        <w:t>雇用量と収入増加分を表す限界収入(</w:t>
      </w:r>
      <w:r w:rsidRPr="43D99C00" w:rsidR="009A455D">
        <w:rPr/>
        <w:t>需要曲</w:t>
      </w:r>
      <w:r w:rsidR="009A455D">
        <w:rPr/>
        <w:t>)線は右下がりです。</w:t>
      </w:r>
    </w:p>
    <w:p w:rsidR="009A455D" w:rsidP="009A455D" w:rsidRDefault="009A455D" w14:paraId="05831DBC" w14:textId="77777777">
      <w:pPr>
        <w:ind w:firstLine="210"/>
        <w:rPr>
          <w:rStyle w:val="a8"/>
        </w:rPr>
      </w:pPr>
      <w:r>
        <w:t>企業はこの追加的費用(限界費用)が雇用増による収入の増加に見合うように、全体の雇用量を決めます。つまり、雇用増の</w:t>
      </w:r>
      <w:r>
        <w:rPr>
          <w:rFonts w:hint="eastAsia"/>
        </w:rPr>
        <w:t>「</w:t>
      </w:r>
      <w:r>
        <w:t>限界費用=限界収入</w:t>
      </w:r>
      <w:r>
        <w:rPr>
          <w:rFonts w:hint="eastAsia"/>
        </w:rPr>
        <w:t>」</w:t>
      </w:r>
      <w:r>
        <w:t>(労働の限界価値生産物marginal value product of labor)となるように雇用量を</w:t>
      </w:r>
      <m:oMath>
        <m:sSup>
          <m:sSupPr>
            <m:ctrlPr>
              <w:rPr>
                <w:rFonts w:ascii="Cambria Math" w:hAnsi="Cambria Math"/>
              </w:rPr>
            </m:ctrlPr>
          </m:sSupPr>
          <m:e>
            <m:r>
              <w:rPr>
                <w:rFonts w:ascii="Cambria Math" w:hAnsi="Cambria Math"/>
              </w:rPr>
              <m:t>L</m:t>
            </m:r>
          </m:e>
          <m:sup>
            <m:r>
              <w:rPr>
                <w:rFonts w:ascii="Cambria Math" w:hAnsi="Cambria Math"/>
              </w:rPr>
              <m:t>M</m:t>
            </m:r>
          </m:sup>
        </m:sSup>
      </m:oMath>
      <w:r>
        <w:t>に決めます。</w:t>
      </w:r>
    </w:p>
    <w:p w:rsidR="009A455D" w:rsidP="009A455D" w:rsidRDefault="009A455D" w14:paraId="12186C13" w14:textId="77777777">
      <w:pPr>
        <w:ind w:firstLine="210"/>
      </w:pPr>
      <w:r>
        <w:t>限界費用線は労働供給曲線よりも高いので、労働の限界価値生産物=限界費用=</w:t>
      </w:r>
      <m:oMath>
        <m:sSup>
          <m:sSupPr>
            <m:ctrlPr>
              <w:rPr>
                <w:rFonts w:ascii="Cambria Math" w:hAnsi="Cambria Math"/>
              </w:rPr>
            </m:ctrlPr>
          </m:sSupPr>
          <m:e>
            <m:r>
              <w:rPr>
                <w:rFonts w:ascii="Cambria Math" w:hAnsi="Cambria Math"/>
              </w:rPr>
              <m:t>w</m:t>
            </m:r>
          </m:e>
          <m:sup>
            <m:r>
              <w:rPr>
                <w:rFonts w:ascii="Cambria Math" w:hAnsi="Cambria Math"/>
              </w:rPr>
              <m:t>M</m:t>
            </m:r>
          </m:sup>
        </m:sSup>
      </m:oMath>
      <w:r>
        <w:t>は、労働供給曲線上の新賃金</w:t>
      </w:r>
      <m:oMath>
        <m:bar>
          <m:barPr>
            <m:ctrlPr>
              <w:rPr>
                <w:rFonts w:ascii="Cambria Math" w:hAnsi="Cambria Math"/>
              </w:rPr>
            </m:ctrlPr>
          </m:barPr>
          <m:e>
            <m:r>
              <w:rPr>
                <w:rFonts w:ascii="Cambria Math" w:hAnsi="Cambria Math"/>
              </w:rPr>
              <m:t>w</m:t>
            </m:r>
          </m:e>
        </m:bar>
      </m:oMath>
      <w:r>
        <w:t>よりも大きい状態です。言い換えれば、企業は労働が追加的に産み出す価値よりも少ない賃金を支払います。労働の限界価値生産物と賃金の差は、企業が労働取引マージンとして懐に入れます。</w:t>
      </w:r>
      <w:r w:rsidRPr="5EDD7789">
        <w:rPr>
          <w:rStyle w:val="a8"/>
        </w:rPr>
        <w:endnoteReference w:id="5"/>
      </w:r>
      <w:r>
        <w:t xml:space="preserve"> よって、賃金マークダウン=(労働の限界価値生産性)/(賃金)は1以上です。賃金マークダウンが企業の労働市場支配力の定義として使われているのは、こうした所以です。</w:t>
      </w:r>
    </w:p>
    <w:p w:rsidR="009A455D" w:rsidP="00D46A00" w:rsidRDefault="009A455D" w14:paraId="1772684B" w14:textId="4DF6BFE9">
      <w:pPr>
        <w:ind w:firstLine="210" w:firstLineChars="100"/>
        <w:pPrChange w:author="Administrator" w:date="2025-10-23T15:05:00Z" w16du:dateUtc="2025-10-23T06:05:00Z" w:id="52">
          <w:pPr/>
        </w:pPrChange>
      </w:pPr>
      <w:r>
        <w:rPr>
          <w:rFonts w:hint="eastAsia"/>
        </w:rPr>
        <w:t>労働者プールが小さくな</w:t>
      </w:r>
      <w:r>
        <w:t>って賃金マークダウンが上昇</w:t>
      </w:r>
      <w:r>
        <w:rPr>
          <w:rFonts w:hint="eastAsia"/>
        </w:rPr>
        <w:t>(たとえば、B点が需要曲線状を左に移動)</w:t>
      </w:r>
      <w:r>
        <w:t>すれば、</w:t>
      </w:r>
      <w:r>
        <w:rPr>
          <w:rFonts w:hint="eastAsia"/>
        </w:rPr>
        <w:t>賃金も</w:t>
      </w:r>
      <w:r>
        <w:t>雇用も生産量も</w:t>
      </w:r>
      <w:r>
        <w:rPr>
          <w:rFonts w:hint="eastAsia"/>
        </w:rPr>
        <w:t>すべて</w:t>
      </w:r>
      <w:r>
        <w:t>減り、企業の労働取引からのマージン率は増えます。</w:t>
      </w:r>
      <w:r w:rsidRPr="5EDD7789">
        <w:rPr>
          <w:rStyle w:val="a8"/>
        </w:rPr>
        <w:endnoteReference w:id="6"/>
      </w:r>
      <w:r>
        <w:t xml:space="preserve"> さらには、資源の無駄(死加重、図の△ABC部分)が</w:t>
      </w:r>
      <w:r>
        <w:rPr>
          <w:rFonts w:hint="eastAsia"/>
        </w:rPr>
        <w:t>増える</w:t>
      </w:r>
      <w:r>
        <w:t>こと、交渉力の強い主体に</w:t>
      </w:r>
      <w:r>
        <w:rPr>
          <w:rFonts w:hint="eastAsia"/>
        </w:rPr>
        <w:t>より多くの</w:t>
      </w:r>
      <w:r>
        <w:t>所得が移転(図の「超過利潤」)して所得分配が</w:t>
      </w:r>
      <w:r>
        <w:rPr>
          <w:rFonts w:hint="eastAsia"/>
        </w:rPr>
        <w:t>一層</w:t>
      </w:r>
      <w:r>
        <w:t>偏ることに加え、生産性(限界生産物)が高い状態の労働を過少にしか雇用しないという誤った資源配分を助長します(Syverson, 2025)。</w:t>
      </w:r>
    </w:p>
    <w:p w:rsidR="009A455D" w:rsidP="009A455D" w:rsidRDefault="009A455D" w14:paraId="0EB67B73" w14:textId="77777777">
      <w:pPr>
        <w:rPr>
          <w:rFonts w:hint="eastAsia"/>
        </w:rPr>
      </w:pPr>
    </w:p>
    <w:p w:rsidR="009134E7" w:rsidRDefault="00D04ED5" w14:paraId="175A484E" w14:textId="77777777">
      <w:pPr>
        <w:keepNext/>
        <w:pBdr>
          <w:top w:val="nil"/>
          <w:left w:val="nil"/>
          <w:bottom w:val="nil"/>
          <w:right w:val="nil"/>
          <w:between w:val="nil"/>
        </w:pBdr>
        <w:rPr>
          <w:rFonts w:ascii="游ゴシック" w:hAnsi="游ゴシック" w:eastAsia="游ゴシック" w:cs="游ゴシック"/>
          <w:b/>
          <w:color w:val="000000"/>
        </w:rPr>
      </w:pPr>
      <w:r>
        <w:rPr>
          <w:rFonts w:ascii="游ゴシック" w:hAnsi="游ゴシック" w:eastAsia="游ゴシック" w:cs="游ゴシック"/>
          <w:b/>
          <w:color w:val="000000"/>
        </w:rPr>
        <w:t>参考文献</w:t>
      </w:r>
    </w:p>
    <w:p w:rsidR="72911B99" w:rsidP="5EDD7789" w:rsidRDefault="72911B99" w14:paraId="75249BBB" w14:textId="1E6AEDA2">
      <w:pPr>
        <w:numPr>
          <w:ilvl w:val="0"/>
          <w:numId w:val="2"/>
        </w:numPr>
        <w:rPr>
          <w:lang w:val="en-US"/>
        </w:rPr>
      </w:pPr>
      <w:r w:rsidRPr="5EDD7789">
        <w:rPr>
          <w:color w:val="000000" w:themeColor="text1"/>
          <w:lang w:val="en-US"/>
        </w:rPr>
        <w:t>David Card, Ana Rute Cardoso, Joerg Heining, and Patrick Kline, “</w:t>
      </w:r>
      <w:hyperlink r:id="rId16">
        <w:r w:rsidRPr="5EDD7789">
          <w:rPr>
            <w:rStyle w:val="a7"/>
            <w:lang w:val="en-US"/>
          </w:rPr>
          <w:t>Firms and labor market inequality: Evidence and some theory</w:t>
        </w:r>
      </w:hyperlink>
      <w:r w:rsidRPr="5EDD7789">
        <w:rPr>
          <w:color w:val="000000" w:themeColor="text1"/>
          <w:lang w:val="en-US"/>
        </w:rPr>
        <w:t xml:space="preserve">,” </w:t>
      </w:r>
      <w:r w:rsidRPr="5EDD7789">
        <w:rPr>
          <w:i/>
          <w:iCs/>
          <w:lang w:val="en-US"/>
        </w:rPr>
        <w:t>Journal of Labor Economics,</w:t>
      </w:r>
      <w:r w:rsidRPr="5EDD7789">
        <w:rPr>
          <w:lang w:val="en-US"/>
        </w:rPr>
        <w:t xml:space="preserve"> 2018 36:S1, S13-S70</w:t>
      </w:r>
    </w:p>
    <w:p w:rsidR="466A3619" w:rsidP="5EDD7789" w:rsidRDefault="466A3619" w14:paraId="6B4ECCC5" w14:textId="66042A5B">
      <w:pPr>
        <w:numPr>
          <w:ilvl w:val="0"/>
          <w:numId w:val="2"/>
        </w:numPr>
        <w:rPr>
          <w:color w:val="000000" w:themeColor="text1"/>
        </w:rPr>
      </w:pPr>
      <w:r w:rsidRPr="5EDD7789">
        <w:rPr>
          <w:color w:val="000000" w:themeColor="text1"/>
        </w:rPr>
        <w:t>Joan, Robinson.</w:t>
      </w:r>
      <w:r w:rsidRPr="5EDD7789">
        <w:rPr>
          <w:i/>
          <w:iCs/>
          <w:color w:val="000000" w:themeColor="text1"/>
        </w:rPr>
        <w:t xml:space="preserve"> The economics of imperfect competition, </w:t>
      </w:r>
      <w:r w:rsidRPr="5EDD7789">
        <w:rPr>
          <w:color w:val="000000" w:themeColor="text1"/>
        </w:rPr>
        <w:t>1933, Macmillan.</w:t>
      </w:r>
    </w:p>
    <w:p w:rsidR="29229501" w:rsidP="5EDD7789" w:rsidRDefault="29229501" w14:paraId="39759CC6" w14:textId="13927A64">
      <w:pPr>
        <w:numPr>
          <w:ilvl w:val="0"/>
          <w:numId w:val="2"/>
        </w:numPr>
        <w:rPr>
          <w:color w:val="000000" w:themeColor="text1"/>
        </w:rPr>
      </w:pPr>
      <w:r w:rsidRPr="5EDD7789">
        <w:rPr>
          <w:color w:val="000000" w:themeColor="text1"/>
        </w:rPr>
        <w:t>Gregor Schubert, Anna Stansbury, Bledi Taska, and Matthew Dey, “</w:t>
      </w:r>
      <w:hyperlink r:id="rId17">
        <w:r w:rsidRPr="5EDD7789">
          <w:rPr>
            <w:rStyle w:val="a7"/>
          </w:rPr>
          <w:t>Employer concentration and wages: Evidence from large firms’ hiring shocks</w:t>
        </w:r>
      </w:hyperlink>
      <w:r w:rsidRPr="5EDD7789">
        <w:rPr>
          <w:color w:val="000000" w:themeColor="text1"/>
        </w:rPr>
        <w:t xml:space="preserve">,” </w:t>
      </w:r>
      <w:r w:rsidRPr="5EDD7789" w:rsidR="50FD4C73">
        <w:rPr>
          <w:color w:val="000000" w:themeColor="text1"/>
        </w:rPr>
        <w:t>2025, Working paper.</w:t>
      </w:r>
    </w:p>
    <w:p w:rsidR="009134E7" w:rsidP="5EDD7789" w:rsidRDefault="3507F9A2" w14:paraId="08454559" w14:textId="5BFCEF83">
      <w:pPr>
        <w:numPr>
          <w:ilvl w:val="0"/>
          <w:numId w:val="2"/>
        </w:numPr>
        <w:pBdr>
          <w:top w:val="nil"/>
          <w:left w:val="nil"/>
          <w:bottom w:val="nil"/>
          <w:right w:val="nil"/>
          <w:between w:val="nil"/>
        </w:pBdr>
        <w:rPr>
          <w:color w:val="000000" w:themeColor="text1"/>
        </w:rPr>
      </w:pPr>
      <w:r w:rsidRPr="5EDD7789">
        <w:rPr>
          <w:color w:val="000000" w:themeColor="text1"/>
        </w:rPr>
        <w:t>Syverson, Chad. “</w:t>
      </w:r>
      <w:hyperlink r:id="rId18">
        <w:r w:rsidRPr="5EDD7789">
          <w:rPr>
            <w:rStyle w:val="a7"/>
          </w:rPr>
          <w:t>Markups and markdowns</w:t>
        </w:r>
      </w:hyperlink>
      <w:r w:rsidRPr="5EDD7789">
        <w:rPr>
          <w:color w:val="000000" w:themeColor="text1"/>
        </w:rPr>
        <w:t xml:space="preserve">,” </w:t>
      </w:r>
      <w:r w:rsidRPr="5EDD7789">
        <w:rPr>
          <w:i/>
          <w:iCs/>
          <w:color w:val="000000" w:themeColor="text1"/>
        </w:rPr>
        <w:t>Annual Review of Economics</w:t>
      </w:r>
      <w:r w:rsidRPr="5EDD7789">
        <w:rPr>
          <w:color w:val="000000" w:themeColor="text1"/>
        </w:rPr>
        <w:t>, 2025.</w:t>
      </w:r>
    </w:p>
    <w:p w:rsidR="009134E7" w:rsidP="5EDD7789" w:rsidRDefault="00D04ED5" w14:paraId="2FA88B43" w14:textId="58FACD30">
      <w:pPr>
        <w:pBdr>
          <w:top w:val="nil"/>
          <w:left w:val="nil"/>
          <w:bottom w:val="nil"/>
          <w:right w:val="nil"/>
          <w:between w:val="nil"/>
        </w:pBdr>
        <w:ind w:left="420"/>
        <w:rPr>
          <w:color w:val="000000" w:themeColor="text1"/>
        </w:rPr>
      </w:pPr>
      <w:r w:rsidRPr="5EDD7789">
        <w:rPr>
          <w:color w:val="000000" w:themeColor="text1"/>
        </w:rPr>
        <w:t xml:space="preserve">  </w:t>
      </w:r>
      <w:bookmarkStart w:name="q6im2pclm4th" w:id="53"/>
      <w:bookmarkEnd w:id="53"/>
    </w:p>
    <w:p w:rsidR="009134E7" w:rsidRDefault="009134E7" w14:paraId="6D98A12B" w14:textId="77777777">
      <w:bookmarkStart w:name="gnsood1kgs24" w:colFirst="0" w:colLast="0" w:id="54"/>
      <w:bookmarkEnd w:id="54"/>
    </w:p>
    <w:p w:rsidR="009134E7" w:rsidRDefault="00D04ED5" w14:paraId="6D980A78" w14:textId="77777777">
      <w:pPr>
        <w:ind w:left="210" w:right="210"/>
      </w:pPr>
      <w:r>
        <w:t>著者プロフィール</w:t>
      </w:r>
    </w:p>
    <w:p w:rsidR="009134E7" w:rsidRDefault="00D04ED5" w14:paraId="51EBEBED" w14:textId="0264BD53">
      <w:pPr>
        <w:spacing w:after="120"/>
      </w:pPr>
      <w:hyperlink r:id="R698db63e9f2c4767">
        <w:r w:rsidRPr="43D99C00" w:rsidR="00D04ED5">
          <w:rPr>
            <w:color w:val="0563C1"/>
          </w:rPr>
          <w:t>伊藤成朗（いとうせいろう）</w:t>
        </w:r>
      </w:hyperlink>
      <w:r w:rsidRPr="43D99C00" w:rsidR="00D04ED5">
        <w:rPr>
          <w:color w:val="0563C1"/>
        </w:rPr>
        <w:t>　</w:t>
      </w:r>
      <w:r w:rsidR="00D04ED5">
        <w:rPr/>
        <w:t>アジア経済研究所 開発研究センター、ミクロ経済分析グループ長。博士（経済学）。専門は開発経済学、応用ミクロ経済学、応用時系列分析。最近の著作に</w:t>
      </w:r>
      <w:ins w:author="Seiro_Ito" w:date="2025-11-19T07:57:16.721Z" w:id="1886789858">
        <w:r w:rsidR="5BAC7FD2">
          <w:t>”</w:t>
        </w:r>
      </w:ins>
      <w:hyperlink r:id="R05bc22a2cee94c03">
        <w:r w:rsidRPr="43D99C00" w:rsidR="5FDDCCEC">
          <w:rPr>
            <w:rStyle w:val="a7"/>
          </w:rPr>
          <w:t>Seasonality, academic calendar, and school dropouts in South Asia</w:t>
        </w:r>
      </w:hyperlink>
      <w:r w:rsidR="00D04ED5">
        <w:rPr/>
        <w:t>.”（</w:t>
      </w:r>
      <w:r w:rsidR="0486BB18">
        <w:rPr/>
        <w:t xml:space="preserve">Abu S. </w:t>
      </w:r>
      <w:r w:rsidR="0486BB18">
        <w:rPr/>
        <w:t>Shonchoy</w:t>
      </w:r>
      <w:r w:rsidR="00D04ED5">
        <w:rPr/>
        <w:t>と共著、</w:t>
      </w:r>
      <w:r w:rsidRPr="43D99C00" w:rsidR="09A856CC">
        <w:rPr>
          <w:i w:val="1"/>
          <w:iCs w:val="1"/>
        </w:rPr>
        <w:t xml:space="preserve">Journal of Development </w:t>
      </w:r>
      <w:r w:rsidRPr="43D99C00" w:rsidR="00D04ED5">
        <w:rPr>
          <w:i w:val="1"/>
          <w:iCs w:val="1"/>
        </w:rPr>
        <w:t>Economics</w:t>
      </w:r>
      <w:r w:rsidR="00D04ED5">
        <w:rPr/>
        <w:t>, 20</w:t>
      </w:r>
      <w:r w:rsidR="770CB839">
        <w:rPr/>
        <w:t>26</w:t>
      </w:r>
      <w:r w:rsidR="00D04ED5">
        <w:rPr/>
        <w:t xml:space="preserve">, </w:t>
      </w:r>
      <w:r w:rsidR="0CC100D2">
        <w:rPr/>
        <w:t>103549</w:t>
      </w:r>
      <w:r w:rsidR="00D04ED5">
        <w:rPr/>
        <w:t>）、</w:t>
      </w:r>
      <w:r w:rsidR="00D04ED5">
        <w:rPr/>
        <w:t>主な著作に</w:t>
      </w:r>
      <w:r w:rsidR="00D04ED5">
        <w:rPr/>
        <w:t>「</w:t>
      </w:r>
      <w:hyperlink r:id="R6efc021d25a94b67">
        <w:r w:rsidRPr="43D99C00" w:rsidR="00D04ED5">
          <w:rPr>
            <w:color w:val="0563C1"/>
          </w:rPr>
          <w:t>南アフリカにおける最低賃金規制と農業生産</w:t>
        </w:r>
      </w:hyperlink>
      <w:r w:rsidR="00D04ED5">
        <w:rPr/>
        <w:t>」（『</w:t>
      </w:r>
      <w:hyperlink r:id="Rc73b2bdc6b0044a5">
        <w:r w:rsidRPr="43D99C00" w:rsidR="00D04ED5">
          <w:rPr>
            <w:color w:val="0563C1"/>
          </w:rPr>
          <w:t>アジア経済</w:t>
        </w:r>
      </w:hyperlink>
      <w:r w:rsidR="00D04ED5">
        <w:rPr/>
        <w:t>』 2021年6月号）など。</w:t>
      </w:r>
    </w:p>
    <w:p w:rsidR="009134E7" w:rsidP="43D99C00" w:rsidRDefault="00D04ED5" w14:paraId="2946DB82" w14:textId="3A412FAD">
      <w:pPr>
        <w:pStyle w:val="a"/>
      </w:pPr>
      <w:ins w:author="Seiro_Ito" w:date="2025-11-19T07:58:20.914Z" w:id="322409212">
        <w:r w:rsidR="47813064">
          <w:drawing>
            <wp:inline wp14:editId="27202212" wp14:anchorId="128A11C6">
              <wp:extent cx="1062080" cy="1440807"/>
              <wp:effectExtent l="0" t="0" r="0" b="0"/>
              <wp:docPr id="1755440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5440725" name="Picture 1755440725"/>
                      <pic:cNvPicPr/>
                    </pic:nvPicPr>
                    <pic:blipFill>
                      <a:blip xmlns:r="http://schemas.openxmlformats.org/officeDocument/2006/relationships" r:embed="rId795892913">
                        <a:extLst>
                          <a:ext uri="{28A0092B-C50C-407E-A947-70E740481C1C}">
                            <a14:useLocalDpi xmlns:a14="http://schemas.microsoft.com/office/drawing/2010/main"/>
                          </a:ext>
                        </a:extLst>
                      </a:blip>
                      <a:stretch>
                        <a:fillRect/>
                      </a:stretch>
                    </pic:blipFill>
                    <pic:spPr>
                      <a:xfrm rot="0">
                        <a:off x="0" y="0"/>
                        <a:ext cx="1062080" cy="1440807"/>
                      </a:xfrm>
                      <a:prstGeom prst="rect">
                        <a:avLst/>
                      </a:prstGeom>
                    </pic:spPr>
                  </pic:pic>
                </a:graphicData>
              </a:graphic>
            </wp:inline>
          </w:drawing>
        </w:r>
      </w:ins>
      <w:r w:rsidR="00D04ED5">
        <w:drawing>
          <wp:inline wp14:editId="65228E27" wp14:anchorId="66112BF3">
            <wp:extent cx="1019327" cy="1440000"/>
            <wp:effectExtent l="0" t="0" r="0" b="0"/>
            <wp:docPr id="3"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24"/>
                    <a:srcRect/>
                    <a:stretch>
                      <a:fillRect/>
                    </a:stretch>
                  </pic:blipFill>
                  <pic:spPr>
                    <a:xfrm>
                      <a:off x="0" y="0"/>
                      <a:ext cx="1019327" cy="1440000"/>
                    </a:xfrm>
                    <a:prstGeom prst="rect">
                      <a:avLst/>
                    </a:prstGeom>
                    <a:ln/>
                  </pic:spPr>
                </pic:pic>
              </a:graphicData>
            </a:graphic>
          </wp:inline>
        </w:drawing>
      </w:r>
    </w:p>
    <w:sectPr w:rsidR="009134E7">
      <w:headerReference w:type="default" r:id="rId25"/>
      <w:type w:val="continuous"/>
      <w:pgSz w:w="11906" w:h="16838" w:orient="portrait"/>
      <w:pgMar w:top="1985" w:right="1701" w:bottom="1701" w:left="1701"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27D0" w:rsidRDefault="000627D0" w14:paraId="2B43FE45" w14:textId="77777777">
      <w:r>
        <w:separator/>
      </w:r>
    </w:p>
  </w:endnote>
  <w:endnote w:type="continuationSeparator" w:id="0">
    <w:p w:rsidR="000627D0" w:rsidRDefault="000627D0" w14:paraId="0ECD092A" w14:textId="77777777">
      <w:r>
        <w:continuationSeparator/>
      </w:r>
    </w:p>
  </w:endnote>
  <w:endnote w:id="1">
    <w:p w:rsidR="5EDD7789" w:rsidP="5EDD7789" w:rsidRDefault="5EDD7789" w14:paraId="58A657D2" w14:textId="7C38518D">
      <w:pPr>
        <w:pStyle w:val="a6"/>
      </w:pPr>
      <w:r w:rsidRPr="5EDD7789">
        <w:rPr>
          <w:rStyle w:val="a8"/>
        </w:rPr>
        <w:endnoteRef/>
      </w:r>
      <w:r w:rsidRPr="5EDD7789">
        <w:t xml:space="preserve"> 訴訟において、就業禁止条項の禁止を撤回(禁止条項の禁止撤回=禁止条項を是認)しました。</w:t>
      </w:r>
    </w:p>
  </w:endnote>
  <w:endnote w:id="2">
    <w:p w:rsidR="5EDD7789" w:rsidP="5EDD7789" w:rsidRDefault="5EDD7789" w14:paraId="5FFB634F" w14:textId="5C484F1F">
      <w:pPr>
        <w:pStyle w:val="a6"/>
      </w:pPr>
      <w:r w:rsidRPr="5EDD7789">
        <w:rPr>
          <w:rStyle w:val="a8"/>
        </w:rPr>
        <w:endnoteRef/>
      </w:r>
      <w:r>
        <w:t xml:space="preserve"> 就職時に投資の成果を労働者に還元するように交渉するはずなので、賃金が全く増えないケースは稀のはずです。</w:t>
      </w:r>
    </w:p>
  </w:endnote>
  <w:endnote w:id="3">
    <w:p w:rsidR="5EDD7789" w:rsidP="5EDD7789" w:rsidRDefault="5EDD7789" w14:paraId="55881723" w14:textId="17505430">
      <w:pPr>
        <w:pStyle w:val="a6"/>
      </w:pPr>
      <w:r w:rsidRPr="5EDD7789">
        <w:rPr>
          <w:rStyle w:val="a8"/>
        </w:rPr>
        <w:endnoteRef/>
      </w:r>
      <w:r>
        <w:t xml:space="preserve"> 労働者プールが小さいと労働者側の交渉力も高まり、賃金について相互に交渉することも想定できますが、ここでは考えません。</w:t>
      </w:r>
    </w:p>
  </w:endnote>
  <w:endnote w:id="4">
    <w:p w:rsidR="001D3BB9" w:rsidRDefault="001D3BB9" w14:paraId="7CEDB3B1" w14:textId="3C70DB14">
      <w:pPr>
        <w:pStyle w:val="a6"/>
      </w:pPr>
      <w:r>
        <w:rPr>
          <w:rStyle w:val="a8"/>
        </w:rPr>
        <w:endnoteRef/>
      </w:r>
      <w:r>
        <w:t xml:space="preserve"> </w:t>
      </w:r>
      <w:r w:rsidRPr="001D3BB9">
        <w:rPr>
          <w:rFonts w:hint="eastAsia"/>
        </w:rPr>
        <w:t xml:space="preserve">労働者の技能が現在の職種とその周辺職種(外部オプション)にしか適合せす、その範囲が限られていると、労使双方の競合相手が減ります(Schubert, </w:t>
      </w:r>
      <w:proofErr w:type="spellStart"/>
      <w:r w:rsidRPr="001D3BB9">
        <w:rPr>
          <w:rFonts w:hint="eastAsia"/>
        </w:rPr>
        <w:t>Stansburry</w:t>
      </w:r>
      <w:proofErr w:type="spellEnd"/>
      <w:r w:rsidRPr="001D3BB9">
        <w:rPr>
          <w:rFonts w:hint="eastAsia"/>
        </w:rPr>
        <w:t>, Taska, and Dey, 2025)。場所についても同様で、労働者は雇用先を一定の地域内で探そうとするので、労使双方の数が限られます。労働者の好みが多様で、企業の労働環境も多様なときには、好みと労働環境がマッチする数が実質的に少なくなり、労働者の直面する市場で企業数が少なくなります(Robinson, 1933; Card et al. 2018)。競業避止条項などの法規制は同業での転職を禁ずるため、労働プールが小さくなります。</w:t>
      </w:r>
    </w:p>
  </w:endnote>
  <w:endnote w:id="5">
    <w:p w:rsidR="009A455D" w:rsidP="009A455D" w:rsidRDefault="009A455D" w14:paraId="67CE8694" w14:textId="77777777">
      <w:pPr>
        <w:pStyle w:val="a6"/>
      </w:pPr>
      <w:r w:rsidRPr="5EDD7789">
        <w:rPr>
          <w:rStyle w:val="a8"/>
        </w:rPr>
        <w:endnoteRef/>
      </w:r>
      <w:r>
        <w:t xml:space="preserve"> </w:t>
      </w:r>
      <w:r>
        <w:t>懐に入れる総額は、取引マージンに雇用量を乗じた「超過利潤」と示されている四角形です。</w:t>
      </w:r>
    </w:p>
  </w:endnote>
  <w:endnote w:id="6">
    <w:p w:rsidR="009A455D" w:rsidP="009A455D" w:rsidRDefault="009A455D" w14:paraId="790DDC44" w14:textId="77777777">
      <w:pPr>
        <w:pStyle w:val="a6"/>
      </w:pPr>
      <w:r w:rsidRPr="5EDD7789">
        <w:rPr>
          <w:rStyle w:val="a8"/>
        </w:rPr>
        <w:endnoteRef/>
      </w:r>
      <w:r>
        <w:t xml:space="preserve"> 賃金マークダウン=1</w:t>
      </w:r>
      <w:r>
        <w:t>、つまり、企業が労働取引でマージンを取らない場合は、雇用量はL*に増え、それに応じて生産量も増えます。</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embedRegular w:fontKey="{E3A90BE5-A100-4A95-ADCA-804FCB7CEF37}" w:subsetted="1" r:id="rId1"/>
    <w:embedItalic w:fontKey="{DFADFBB9-62C7-4C70-BB82-8EF0E2E6D49F}" w:subsetted="1" r:id="rId2"/>
  </w:font>
  <w:font w:name="游ゴシック">
    <w:altName w:val="Yu Gothic"/>
    <w:panose1 w:val="020B0400000000000000"/>
    <w:charset w:val="80"/>
    <w:family w:val="modern"/>
    <w:pitch w:val="variable"/>
    <w:sig w:usb0="E00002FF" w:usb1="2AC7FDFF" w:usb2="00000016" w:usb3="00000000" w:csb0="0002009F" w:csb1="00000000"/>
    <w:embedBold w:fontKey="{E887F40C-7E3C-4367-A0FD-98EA0D02C9F0}" w:subsetted="1" r:id="rId3"/>
  </w:font>
  <w:font w:name="Cambria Math">
    <w:panose1 w:val="02040503050406030204"/>
    <w:charset w:val="00"/>
    <w:family w:val="roman"/>
    <w:pitch w:val="variable"/>
    <w:sig w:usb0="E00006FF" w:usb1="420024FF" w:usb2="02000000" w:usb3="00000000" w:csb0="0000019F" w:csb1="00000000"/>
    <w:embedRegular w:fontKey="{D8053676-1AD4-4A65-A564-9314D9F25EEE}" r:id="rId4"/>
    <w:embedItalic w:fontKey="{C7EC958C-484D-42B9-9D57-6435139B7AED}" r:id="rId5"/>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12FD7F52-C7E1-4C3A-B349-A9C2CC4AEED9}" r:id="rId6"/>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A234EA34-BB4E-4394-8953-0AB990BFD834}" r:id="rId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34E7" w:rsidRDefault="00D04ED5" w14:paraId="133EDD17" w14:textId="7572B843">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5B004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27D0" w:rsidRDefault="000627D0" w14:paraId="1CAD6C76" w14:textId="77777777">
      <w:r>
        <w:separator/>
      </w:r>
    </w:p>
  </w:footnote>
  <w:footnote w:type="continuationSeparator" w:id="0">
    <w:p w:rsidR="000627D0" w:rsidRDefault="000627D0" w14:paraId="1930A0A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1EC7" w:rsidRDefault="008A1EC7" w14:paraId="2D0551A6" w14:textId="6303BE1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134E7" w:rsidRDefault="009134E7" w14:paraId="5997CC1D" w14:textId="40E3AA97">
    <w:pPr>
      <w:pBdr>
        <w:top w:val="nil"/>
        <w:left w:val="nil"/>
        <w:bottom w:val="nil"/>
        <w:right w:val="nil"/>
        <w:between w:val="nil"/>
      </w:pBdr>
      <w:tabs>
        <w:tab w:val="center" w:pos="4252"/>
        <w:tab w:val="right" w:pos="8504"/>
      </w:tabs>
      <w:rPr>
        <w:color w:val="000000"/>
      </w:rPr>
    </w:pPr>
  </w:p>
  <w:tbl>
    <w:tblPr>
      <w:tblStyle w:val="a5"/>
      <w:tblW w:w="8506"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57"/>
      <w:gridCol w:w="4149"/>
    </w:tblGrid>
    <w:tr w:rsidR="009134E7" w14:paraId="4C3EC7DD" w14:textId="77777777">
      <w:trPr>
        <w:jc w:val="center"/>
      </w:trPr>
      <w:tc>
        <w:tcPr>
          <w:tcW w:w="4357" w:type="dxa"/>
          <w:tcBorders>
            <w:top w:val="single" w:color="ED7D31" w:sz="12" w:space="0"/>
            <w:left w:val="nil"/>
            <w:bottom w:val="single" w:color="ED7D31" w:sz="12" w:space="0"/>
            <w:right w:val="nil"/>
          </w:tcBorders>
        </w:tcPr>
        <w:p w:rsidR="009134E7" w:rsidRDefault="00D04ED5" w14:paraId="4CEE8EAF" w14:textId="77777777">
          <w:r>
            <w:t>アジア経済研究所『IDEスクエア』</w:t>
          </w:r>
        </w:p>
      </w:tc>
      <w:tc>
        <w:tcPr>
          <w:tcW w:w="4149" w:type="dxa"/>
          <w:tcBorders>
            <w:top w:val="single" w:color="ED7D31" w:sz="12" w:space="0"/>
            <w:left w:val="nil"/>
            <w:bottom w:val="single" w:color="ED7D31" w:sz="12" w:space="0"/>
            <w:right w:val="nil"/>
          </w:tcBorders>
        </w:tcPr>
        <w:p w:rsidR="009134E7" w:rsidRDefault="009134E7" w14:paraId="110FFD37" w14:textId="77777777"/>
      </w:tc>
    </w:tr>
  </w:tbl>
  <w:p w:rsidR="009134E7" w:rsidRDefault="009134E7" w14:paraId="6B699379" w14:textId="77777777">
    <w:pPr>
      <w:pBdr>
        <w:top w:val="nil"/>
        <w:left w:val="nil"/>
        <w:bottom w:val="nil"/>
        <w:right w:val="nil"/>
        <w:between w:val="nil"/>
      </w:pBdr>
      <w:tabs>
        <w:tab w:val="center" w:pos="4252"/>
        <w:tab w:val="right" w:pos="8504"/>
      </w:tabs>
      <w:rPr>
        <w:color w:val="000000"/>
      </w:rPr>
    </w:pPr>
  </w:p>
  <w:p w:rsidR="009134E7" w:rsidRDefault="00D04ED5" w14:paraId="3FE9F23F" w14:textId="77777777">
    <w:pPr>
      <w:pBdr>
        <w:top w:val="nil"/>
        <w:left w:val="nil"/>
        <w:bottom w:val="nil"/>
        <w:right w:val="nil"/>
        <w:between w:val="nil"/>
      </w:pBdr>
      <w:tabs>
        <w:tab w:val="center" w:pos="4252"/>
        <w:tab w:val="right" w:pos="8504"/>
      </w:tabs>
      <w:rPr>
        <w:color w:val="000000"/>
      </w:rPr>
    </w:pPr>
    <w:r>
      <w:rPr>
        <w:noProof/>
        <w:color w:val="000000"/>
      </w:rPr>
      <w:drawing>
        <wp:inline distT="0" distB="0" distL="0" distR="0" wp14:anchorId="3901B131" wp14:editId="07777777">
          <wp:extent cx="5410200" cy="1514475"/>
          <wp:effectExtent l="0" t="0" r="0" b="0"/>
          <wp:docPr id="2" name="image2.jpg" descr="テキスト が含まれている画像&#10;&#10;自動的に生成された説明"/>
          <wp:cNvGraphicFramePr/>
          <a:graphic xmlns:a="http://schemas.openxmlformats.org/drawingml/2006/main">
            <a:graphicData uri="http://schemas.openxmlformats.org/drawingml/2006/picture">
              <pic:pic xmlns:pic="http://schemas.openxmlformats.org/drawingml/2006/picture">
                <pic:nvPicPr>
                  <pic:cNvPr id="0" name="image2.jpg" descr="テキスト が含まれている画像&#10;&#10;自動的に生成された説明"/>
                  <pic:cNvPicPr preferRelativeResize="0"/>
                </pic:nvPicPr>
                <pic:blipFill>
                  <a:blip r:embed="rId1"/>
                  <a:srcRect/>
                  <a:stretch>
                    <a:fillRect/>
                  </a:stretch>
                </pic:blipFill>
                <pic:spPr>
                  <a:xfrm>
                    <a:off x="0" y="0"/>
                    <a:ext cx="5410200" cy="15144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1EC7" w:rsidRDefault="008A1EC7" w14:paraId="52D74F97" w14:textId="695731D1">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34E7" w:rsidRDefault="009134E7" w14:paraId="23DE523C" w14:textId="5EEE12DB">
    <w:pPr>
      <w:pBdr>
        <w:top w:val="nil"/>
        <w:left w:val="nil"/>
        <w:bottom w:val="nil"/>
        <w:right w:val="nil"/>
        <w:between w:val="nil"/>
      </w:pBdr>
      <w:tabs>
        <w:tab w:val="center" w:pos="4252"/>
        <w:tab w:val="right" w:pos="8504"/>
      </w:tabs>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74522"/>
    <w:multiLevelType w:val="multilevel"/>
    <w:tmpl w:val="FFFFFFFF"/>
    <w:lvl w:ilvl="0">
      <w:start w:val="1"/>
      <w:numFmt w:val="bullet"/>
      <w:lvlText w:val="●"/>
      <w:lvlJc w:val="left"/>
      <w:pPr>
        <w:ind w:left="420" w:hanging="420"/>
      </w:pPr>
      <w:rPr>
        <w:rFonts w:ascii="Noto Sans Symbols" w:hAnsi="Noto Sans Symbols" w:eastAsia="Noto Sans Symbols" w:cs="Noto Sans Symbols"/>
      </w:rPr>
    </w:lvl>
    <w:lvl w:ilvl="1">
      <w:start w:val="1"/>
      <w:numFmt w:val="bullet"/>
      <w:lvlText w:val="⮚"/>
      <w:lvlJc w:val="left"/>
      <w:pPr>
        <w:ind w:left="840" w:hanging="420"/>
      </w:pPr>
      <w:rPr>
        <w:rFonts w:ascii="Noto Sans Symbols" w:hAnsi="Noto Sans Symbols" w:eastAsia="Noto Sans Symbols" w:cs="Noto Sans Symbols"/>
      </w:rPr>
    </w:lvl>
    <w:lvl w:ilvl="2">
      <w:start w:val="1"/>
      <w:numFmt w:val="bullet"/>
      <w:lvlText w:val="✧"/>
      <w:lvlJc w:val="left"/>
      <w:pPr>
        <w:ind w:left="1260" w:hanging="420"/>
      </w:pPr>
      <w:rPr>
        <w:rFonts w:ascii="Noto Sans Symbols" w:hAnsi="Noto Sans Symbols" w:eastAsia="Noto Sans Symbols" w:cs="Noto Sans Symbols"/>
      </w:rPr>
    </w:lvl>
    <w:lvl w:ilvl="3">
      <w:start w:val="1"/>
      <w:numFmt w:val="bullet"/>
      <w:lvlText w:val="●"/>
      <w:lvlJc w:val="left"/>
      <w:pPr>
        <w:ind w:left="1680" w:hanging="420"/>
      </w:pPr>
      <w:rPr>
        <w:rFonts w:ascii="Noto Sans Symbols" w:hAnsi="Noto Sans Symbols" w:eastAsia="Noto Sans Symbols" w:cs="Noto Sans Symbols"/>
      </w:rPr>
    </w:lvl>
    <w:lvl w:ilvl="4">
      <w:start w:val="1"/>
      <w:numFmt w:val="bullet"/>
      <w:lvlText w:val="⮚"/>
      <w:lvlJc w:val="left"/>
      <w:pPr>
        <w:ind w:left="2100" w:hanging="420"/>
      </w:pPr>
      <w:rPr>
        <w:rFonts w:ascii="Noto Sans Symbols" w:hAnsi="Noto Sans Symbols" w:eastAsia="Noto Sans Symbols" w:cs="Noto Sans Symbols"/>
      </w:rPr>
    </w:lvl>
    <w:lvl w:ilvl="5">
      <w:start w:val="1"/>
      <w:numFmt w:val="bullet"/>
      <w:lvlText w:val="✧"/>
      <w:lvlJc w:val="left"/>
      <w:pPr>
        <w:ind w:left="2520" w:hanging="420"/>
      </w:pPr>
      <w:rPr>
        <w:rFonts w:ascii="Noto Sans Symbols" w:hAnsi="Noto Sans Symbols" w:eastAsia="Noto Sans Symbols" w:cs="Noto Sans Symbols"/>
      </w:rPr>
    </w:lvl>
    <w:lvl w:ilvl="6">
      <w:start w:val="1"/>
      <w:numFmt w:val="bullet"/>
      <w:lvlText w:val="●"/>
      <w:lvlJc w:val="left"/>
      <w:pPr>
        <w:ind w:left="2940" w:hanging="420"/>
      </w:pPr>
      <w:rPr>
        <w:rFonts w:ascii="Noto Sans Symbols" w:hAnsi="Noto Sans Symbols" w:eastAsia="Noto Sans Symbols" w:cs="Noto Sans Symbols"/>
      </w:rPr>
    </w:lvl>
    <w:lvl w:ilvl="7">
      <w:start w:val="1"/>
      <w:numFmt w:val="bullet"/>
      <w:lvlText w:val="⮚"/>
      <w:lvlJc w:val="left"/>
      <w:pPr>
        <w:ind w:left="3360" w:hanging="420"/>
      </w:pPr>
      <w:rPr>
        <w:rFonts w:ascii="Noto Sans Symbols" w:hAnsi="Noto Sans Symbols" w:eastAsia="Noto Sans Symbols" w:cs="Noto Sans Symbols"/>
      </w:rPr>
    </w:lvl>
    <w:lvl w:ilvl="8">
      <w:start w:val="1"/>
      <w:numFmt w:val="bullet"/>
      <w:lvlText w:val="✧"/>
      <w:lvlJc w:val="left"/>
      <w:pPr>
        <w:ind w:left="3780" w:hanging="420"/>
      </w:pPr>
      <w:rPr>
        <w:rFonts w:ascii="Noto Sans Symbols" w:hAnsi="Noto Sans Symbols" w:eastAsia="Noto Sans Symbols" w:cs="Noto Sans Symbols"/>
      </w:rPr>
    </w:lvl>
  </w:abstractNum>
  <w:abstractNum w:abstractNumId="1" w15:restartNumberingAfterBreak="0">
    <w:nsid w:val="7318EDDE"/>
    <w:multiLevelType w:val="hybridMultilevel"/>
    <w:tmpl w:val="FFFFFFFF"/>
    <w:lvl w:ilvl="0" w:tplc="D9E4A10A">
      <w:start w:val="1"/>
      <w:numFmt w:val="bullet"/>
      <w:lvlText w:val="●"/>
      <w:lvlJc w:val="left"/>
      <w:pPr>
        <w:ind w:left="420" w:hanging="420"/>
      </w:pPr>
      <w:rPr>
        <w:rFonts w:hint="default" w:ascii="Noto Sans Symbols" w:hAnsi="Noto Sans Symbols"/>
      </w:rPr>
    </w:lvl>
    <w:lvl w:ilvl="1" w:tplc="85EE68D6">
      <w:start w:val="1"/>
      <w:numFmt w:val="bullet"/>
      <w:lvlText w:val="o"/>
      <w:lvlJc w:val="left"/>
      <w:pPr>
        <w:ind w:left="840" w:hanging="420"/>
      </w:pPr>
      <w:rPr>
        <w:rFonts w:hint="default" w:ascii="Courier New" w:hAnsi="Courier New"/>
      </w:rPr>
    </w:lvl>
    <w:lvl w:ilvl="2" w:tplc="4904A3F0">
      <w:start w:val="1"/>
      <w:numFmt w:val="bullet"/>
      <w:lvlText w:val=""/>
      <w:lvlJc w:val="left"/>
      <w:pPr>
        <w:ind w:left="1260" w:hanging="420"/>
      </w:pPr>
      <w:rPr>
        <w:rFonts w:hint="default" w:ascii="Wingdings" w:hAnsi="Wingdings"/>
      </w:rPr>
    </w:lvl>
    <w:lvl w:ilvl="3" w:tplc="C3AAFA3A">
      <w:start w:val="1"/>
      <w:numFmt w:val="bullet"/>
      <w:lvlText w:val=""/>
      <w:lvlJc w:val="left"/>
      <w:pPr>
        <w:ind w:left="1680" w:hanging="420"/>
      </w:pPr>
      <w:rPr>
        <w:rFonts w:hint="default" w:ascii="Symbol" w:hAnsi="Symbol"/>
      </w:rPr>
    </w:lvl>
    <w:lvl w:ilvl="4" w:tplc="0B02B1B2">
      <w:start w:val="1"/>
      <w:numFmt w:val="bullet"/>
      <w:lvlText w:val="o"/>
      <w:lvlJc w:val="left"/>
      <w:pPr>
        <w:ind w:left="2100" w:hanging="420"/>
      </w:pPr>
      <w:rPr>
        <w:rFonts w:hint="default" w:ascii="Courier New" w:hAnsi="Courier New"/>
      </w:rPr>
    </w:lvl>
    <w:lvl w:ilvl="5" w:tplc="A1B64F9E">
      <w:start w:val="1"/>
      <w:numFmt w:val="bullet"/>
      <w:lvlText w:val=""/>
      <w:lvlJc w:val="left"/>
      <w:pPr>
        <w:ind w:left="2520" w:hanging="420"/>
      </w:pPr>
      <w:rPr>
        <w:rFonts w:hint="default" w:ascii="Wingdings" w:hAnsi="Wingdings"/>
      </w:rPr>
    </w:lvl>
    <w:lvl w:ilvl="6" w:tplc="DBBC5310">
      <w:start w:val="1"/>
      <w:numFmt w:val="bullet"/>
      <w:lvlText w:val=""/>
      <w:lvlJc w:val="left"/>
      <w:pPr>
        <w:ind w:left="2940" w:hanging="420"/>
      </w:pPr>
      <w:rPr>
        <w:rFonts w:hint="default" w:ascii="Symbol" w:hAnsi="Symbol"/>
      </w:rPr>
    </w:lvl>
    <w:lvl w:ilvl="7" w:tplc="245E86DE">
      <w:start w:val="1"/>
      <w:numFmt w:val="bullet"/>
      <w:lvlText w:val="o"/>
      <w:lvlJc w:val="left"/>
      <w:pPr>
        <w:ind w:left="3360" w:hanging="420"/>
      </w:pPr>
      <w:rPr>
        <w:rFonts w:hint="default" w:ascii="Courier New" w:hAnsi="Courier New"/>
      </w:rPr>
    </w:lvl>
    <w:lvl w:ilvl="8" w:tplc="6FFA62F0">
      <w:start w:val="1"/>
      <w:numFmt w:val="bullet"/>
      <w:lvlText w:val=""/>
      <w:lvlJc w:val="left"/>
      <w:pPr>
        <w:ind w:left="3780" w:hanging="420"/>
      </w:pPr>
      <w:rPr>
        <w:rFonts w:hint="default" w:ascii="Wingdings" w:hAnsi="Wingdings"/>
      </w:rPr>
    </w:lvl>
  </w:abstractNum>
  <w:num w:numId="1" w16cid:durableId="54089980">
    <w:abstractNumId w:val="1"/>
  </w:num>
  <w:num w:numId="2" w16cid:durableId="618143959">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8"/>
  <w:embedTrueTypeFonts/>
  <w:bordersDoNotSurroundHeader/>
  <w:bordersDoNotSurroundFooter/>
  <w:proofState w:spelling="clean" w:grammar="dirty"/>
  <w:trackRevisions w:val="true"/>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4E7"/>
    <w:rsid w:val="0001494D"/>
    <w:rsid w:val="000551BE"/>
    <w:rsid w:val="000627D0"/>
    <w:rsid w:val="00081597"/>
    <w:rsid w:val="000946AB"/>
    <w:rsid w:val="00096A2E"/>
    <w:rsid w:val="000C5BCB"/>
    <w:rsid w:val="000C6A84"/>
    <w:rsid w:val="000E77A7"/>
    <w:rsid w:val="000F771A"/>
    <w:rsid w:val="001310BB"/>
    <w:rsid w:val="00144521"/>
    <w:rsid w:val="001B7093"/>
    <w:rsid w:val="001D3BB9"/>
    <w:rsid w:val="001F1DDA"/>
    <w:rsid w:val="002772A1"/>
    <w:rsid w:val="002A2EEF"/>
    <w:rsid w:val="002F493B"/>
    <w:rsid w:val="00304669"/>
    <w:rsid w:val="00327900"/>
    <w:rsid w:val="003B02EC"/>
    <w:rsid w:val="003C2B71"/>
    <w:rsid w:val="003D04DF"/>
    <w:rsid w:val="003F0802"/>
    <w:rsid w:val="003F30F3"/>
    <w:rsid w:val="003F6CD2"/>
    <w:rsid w:val="004072A3"/>
    <w:rsid w:val="00414660"/>
    <w:rsid w:val="00440AE7"/>
    <w:rsid w:val="004B71AB"/>
    <w:rsid w:val="004F298A"/>
    <w:rsid w:val="00543103"/>
    <w:rsid w:val="005B0045"/>
    <w:rsid w:val="00651408"/>
    <w:rsid w:val="00673E24"/>
    <w:rsid w:val="00683137"/>
    <w:rsid w:val="006F65E4"/>
    <w:rsid w:val="006F736A"/>
    <w:rsid w:val="00713D63"/>
    <w:rsid w:val="00720F47"/>
    <w:rsid w:val="0073788C"/>
    <w:rsid w:val="00781272"/>
    <w:rsid w:val="007B6897"/>
    <w:rsid w:val="00834C49"/>
    <w:rsid w:val="00857559"/>
    <w:rsid w:val="008606BE"/>
    <w:rsid w:val="008A1EC7"/>
    <w:rsid w:val="009134E7"/>
    <w:rsid w:val="00933928"/>
    <w:rsid w:val="00952050"/>
    <w:rsid w:val="009633BF"/>
    <w:rsid w:val="0096596D"/>
    <w:rsid w:val="0098135E"/>
    <w:rsid w:val="009A455D"/>
    <w:rsid w:val="009C56B3"/>
    <w:rsid w:val="009F7A07"/>
    <w:rsid w:val="00A06B7C"/>
    <w:rsid w:val="00A710BF"/>
    <w:rsid w:val="00A809FB"/>
    <w:rsid w:val="00AA465C"/>
    <w:rsid w:val="00AF0BB4"/>
    <w:rsid w:val="00AF6E96"/>
    <w:rsid w:val="00B7102F"/>
    <w:rsid w:val="00BA377C"/>
    <w:rsid w:val="00C21432"/>
    <w:rsid w:val="00C43A01"/>
    <w:rsid w:val="00D04ED5"/>
    <w:rsid w:val="00D04EE6"/>
    <w:rsid w:val="00D07E29"/>
    <w:rsid w:val="00D46A00"/>
    <w:rsid w:val="00D52830"/>
    <w:rsid w:val="00D536DD"/>
    <w:rsid w:val="00DE2256"/>
    <w:rsid w:val="00ED6C69"/>
    <w:rsid w:val="00EF231C"/>
    <w:rsid w:val="00F469A2"/>
    <w:rsid w:val="00FA074A"/>
    <w:rsid w:val="027FA471"/>
    <w:rsid w:val="03F1E8E2"/>
    <w:rsid w:val="0486BB18"/>
    <w:rsid w:val="058CFBEC"/>
    <w:rsid w:val="079B5AA5"/>
    <w:rsid w:val="08B524AF"/>
    <w:rsid w:val="09A856CC"/>
    <w:rsid w:val="0AC3B946"/>
    <w:rsid w:val="0B606D20"/>
    <w:rsid w:val="0C1BE4F0"/>
    <w:rsid w:val="0CC100D2"/>
    <w:rsid w:val="0E3BC019"/>
    <w:rsid w:val="0F529464"/>
    <w:rsid w:val="10DDBC8A"/>
    <w:rsid w:val="124DFE4D"/>
    <w:rsid w:val="14984EC7"/>
    <w:rsid w:val="1816AA37"/>
    <w:rsid w:val="1978832D"/>
    <w:rsid w:val="19850C2A"/>
    <w:rsid w:val="1AA947C9"/>
    <w:rsid w:val="1AFE1F0D"/>
    <w:rsid w:val="1F6D8822"/>
    <w:rsid w:val="203441AC"/>
    <w:rsid w:val="205FE2AE"/>
    <w:rsid w:val="20A9687D"/>
    <w:rsid w:val="2156AB0A"/>
    <w:rsid w:val="223CBD67"/>
    <w:rsid w:val="24091FDF"/>
    <w:rsid w:val="251ADAE5"/>
    <w:rsid w:val="25C81CC5"/>
    <w:rsid w:val="26A18BFA"/>
    <w:rsid w:val="273E499A"/>
    <w:rsid w:val="29229501"/>
    <w:rsid w:val="2A1E2C48"/>
    <w:rsid w:val="2B07928B"/>
    <w:rsid w:val="2B1699E5"/>
    <w:rsid w:val="2C589871"/>
    <w:rsid w:val="2CE54B67"/>
    <w:rsid w:val="2DA7A42D"/>
    <w:rsid w:val="2F12767D"/>
    <w:rsid w:val="3338542A"/>
    <w:rsid w:val="333DD7BA"/>
    <w:rsid w:val="349EFAD4"/>
    <w:rsid w:val="34F314D7"/>
    <w:rsid w:val="3507F9A2"/>
    <w:rsid w:val="38750181"/>
    <w:rsid w:val="3B8A8F8C"/>
    <w:rsid w:val="3C15F7E3"/>
    <w:rsid w:val="3DA5AEA0"/>
    <w:rsid w:val="3EC0B431"/>
    <w:rsid w:val="3EF81892"/>
    <w:rsid w:val="402FF6E4"/>
    <w:rsid w:val="4079E7E0"/>
    <w:rsid w:val="416A637C"/>
    <w:rsid w:val="42C3FD58"/>
    <w:rsid w:val="436DC3A8"/>
    <w:rsid w:val="43D99C00"/>
    <w:rsid w:val="43DA3C15"/>
    <w:rsid w:val="45922B2C"/>
    <w:rsid w:val="4627B70C"/>
    <w:rsid w:val="466A3619"/>
    <w:rsid w:val="470B27AB"/>
    <w:rsid w:val="47253792"/>
    <w:rsid w:val="47813064"/>
    <w:rsid w:val="47E2847A"/>
    <w:rsid w:val="4837539F"/>
    <w:rsid w:val="4B5DB5E1"/>
    <w:rsid w:val="4B89F134"/>
    <w:rsid w:val="4BFA1B92"/>
    <w:rsid w:val="4CC485E0"/>
    <w:rsid w:val="4E5A97B0"/>
    <w:rsid w:val="4FD0B548"/>
    <w:rsid w:val="5081BFD2"/>
    <w:rsid w:val="50FD4C73"/>
    <w:rsid w:val="5110FFAC"/>
    <w:rsid w:val="514A4E0E"/>
    <w:rsid w:val="51A79261"/>
    <w:rsid w:val="53AD2319"/>
    <w:rsid w:val="53EE348C"/>
    <w:rsid w:val="540A00A1"/>
    <w:rsid w:val="540C37EF"/>
    <w:rsid w:val="55134BA6"/>
    <w:rsid w:val="556A17D0"/>
    <w:rsid w:val="560BE2AA"/>
    <w:rsid w:val="569C6817"/>
    <w:rsid w:val="57E231F2"/>
    <w:rsid w:val="58709FE9"/>
    <w:rsid w:val="5B29B0FF"/>
    <w:rsid w:val="5BAC7FD2"/>
    <w:rsid w:val="5E855541"/>
    <w:rsid w:val="5EDD7789"/>
    <w:rsid w:val="5FDDCCEC"/>
    <w:rsid w:val="60BC724C"/>
    <w:rsid w:val="612E45E2"/>
    <w:rsid w:val="624039A0"/>
    <w:rsid w:val="637C2E06"/>
    <w:rsid w:val="654A918F"/>
    <w:rsid w:val="66DA2C9D"/>
    <w:rsid w:val="670B9DD1"/>
    <w:rsid w:val="68F21823"/>
    <w:rsid w:val="6A4A2E88"/>
    <w:rsid w:val="6AF3A327"/>
    <w:rsid w:val="6BC82A6C"/>
    <w:rsid w:val="6C0305C2"/>
    <w:rsid w:val="6CE9E392"/>
    <w:rsid w:val="6D075872"/>
    <w:rsid w:val="6D19951E"/>
    <w:rsid w:val="6D832411"/>
    <w:rsid w:val="6E7C379D"/>
    <w:rsid w:val="724347A6"/>
    <w:rsid w:val="72911B99"/>
    <w:rsid w:val="73C713DA"/>
    <w:rsid w:val="76622419"/>
    <w:rsid w:val="76A25CD6"/>
    <w:rsid w:val="76BE04DC"/>
    <w:rsid w:val="770CB839"/>
    <w:rsid w:val="777741AA"/>
    <w:rsid w:val="791F5D92"/>
    <w:rsid w:val="7A724060"/>
    <w:rsid w:val="7C364B22"/>
    <w:rsid w:val="7CF9219F"/>
    <w:rsid w:val="7DC4E539"/>
    <w:rsid w:val="7DF850A7"/>
    <w:rsid w:val="7E19FAF3"/>
    <w:rsid w:val="7E44FE97"/>
    <w:rsid w:val="7ED4ABE5"/>
    <w:rsid w:val="7ED73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362AAB7"/>
  <w15:docId w15:val="{54B63F1A-C7B1-4DFC-9D7F-22291AF57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hAnsi="游明朝" w:eastAsia="游明朝" w:cs="游明朝"/>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uiPriority w:val="9"/>
    <w:qFormat/>
    <w:pPr>
      <w:widowControl/>
      <w:pBdr>
        <w:top w:val="nil"/>
        <w:left w:val="nil"/>
        <w:bottom w:val="nil"/>
        <w:right w:val="nil"/>
        <w:between w:val="nil"/>
      </w:pBdr>
      <w:spacing w:before="480"/>
      <w:jc w:val="left"/>
      <w:outlineLvl w:val="0"/>
    </w:pPr>
    <w:rPr>
      <w:b/>
      <w:color w:val="345A8A"/>
      <w:sz w:val="32"/>
      <w:szCs w:val="32"/>
    </w:rPr>
  </w:style>
  <w:style w:type="paragraph" w:styleId="2">
    <w:name w:val="heading 2"/>
    <w:basedOn w:val="a"/>
    <w:next w:val="a"/>
    <w:uiPriority w:val="9"/>
    <w:semiHidden/>
    <w:unhideWhenUsed/>
    <w:qFormat/>
    <w:pPr>
      <w:widowControl/>
      <w:pBdr>
        <w:top w:val="nil"/>
        <w:left w:val="nil"/>
        <w:bottom w:val="nil"/>
        <w:right w:val="nil"/>
        <w:between w:val="nil"/>
      </w:pBdr>
      <w:spacing w:before="200"/>
      <w:jc w:val="left"/>
      <w:outlineLvl w:val="1"/>
    </w:pPr>
    <w:rPr>
      <w:b/>
      <w:color w:val="4F81BD"/>
      <w:sz w:val="26"/>
      <w:szCs w:val="26"/>
    </w:rPr>
  </w:style>
  <w:style w:type="paragraph" w:styleId="3">
    <w:name w:val="heading 3"/>
    <w:basedOn w:val="a"/>
    <w:next w:val="a"/>
    <w:uiPriority w:val="9"/>
    <w:semiHidden/>
    <w:unhideWhenUsed/>
    <w:qFormat/>
    <w:pPr>
      <w:widowControl/>
      <w:pBdr>
        <w:top w:val="nil"/>
        <w:left w:val="nil"/>
        <w:bottom w:val="nil"/>
        <w:right w:val="nil"/>
        <w:between w:val="nil"/>
      </w:pBdr>
      <w:spacing w:before="200"/>
      <w:jc w:val="left"/>
      <w:outlineLvl w:val="2"/>
    </w:pPr>
    <w:rPr>
      <w:b/>
      <w:color w:val="4F81BD"/>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spacing w:after="300"/>
      <w:jc w:val="left"/>
    </w:pPr>
    <w:rPr>
      <w:color w:val="17365D"/>
      <w:sz w:val="52"/>
      <w:szCs w:val="52"/>
    </w:rPr>
  </w:style>
  <w:style w:type="paragraph" w:styleId="a4">
    <w:name w:val="Subtitle"/>
    <w:basedOn w:val="a"/>
    <w:next w:val="a"/>
    <w:uiPriority w:val="11"/>
    <w:qFormat/>
    <w:pPr>
      <w:widowControl/>
      <w:pBdr>
        <w:top w:val="nil"/>
        <w:left w:val="nil"/>
        <w:bottom w:val="nil"/>
        <w:right w:val="nil"/>
        <w:between w:val="nil"/>
      </w:pBdr>
      <w:jc w:val="left"/>
    </w:pPr>
    <w:rPr>
      <w:i/>
      <w:color w:val="4F81BD"/>
      <w:sz w:val="24"/>
      <w:szCs w:val="24"/>
    </w:rPr>
  </w:style>
  <w:style w:type="table" w:styleId="a5" w:customStyle="1">
    <w:basedOn w:val="TableNormal"/>
    <w:tblPr>
      <w:tblStyleRowBandSize w:val="1"/>
      <w:tblStyleColBandSize w:val="1"/>
      <w:tblCellMar>
        <w:top w:w="0" w:type="dxa"/>
        <w:left w:w="108" w:type="dxa"/>
        <w:bottom w:w="0" w:type="dxa"/>
        <w:right w:w="108" w:type="dxa"/>
      </w:tblCellMar>
    </w:tblPr>
  </w:style>
  <w:style w:type="paragraph" w:styleId="a6">
    <w:name w:val="endnote text"/>
    <w:basedOn w:val="a"/>
    <w:uiPriority w:val="99"/>
    <w:semiHidden/>
    <w:unhideWhenUsed/>
    <w:rsid w:val="5EDD7789"/>
    <w:rPr>
      <w:sz w:val="20"/>
      <w:szCs w:val="20"/>
    </w:rPr>
  </w:style>
  <w:style w:type="character" w:styleId="a7">
    <w:name w:val="Hyperlink"/>
    <w:basedOn w:val="a0"/>
    <w:uiPriority w:val="99"/>
    <w:unhideWhenUsed/>
    <w:rsid w:val="5EDD7789"/>
    <w:rPr>
      <w:color w:val="0000FF"/>
      <w:u w:val="single"/>
    </w:rPr>
  </w:style>
  <w:style w:type="character" w:styleId="a8">
    <w:name w:val="endnote reference"/>
    <w:basedOn w:val="a0"/>
    <w:uiPriority w:val="99"/>
    <w:semiHidden/>
    <w:unhideWhenUsed/>
    <w:rPr>
      <w:vertAlign w:val="superscript"/>
    </w:rPr>
  </w:style>
  <w:style w:type="paragraph" w:styleId="a9">
    <w:name w:val="header"/>
    <w:basedOn w:val="a"/>
    <w:link w:val="aa"/>
    <w:uiPriority w:val="99"/>
    <w:unhideWhenUsed/>
    <w:rsid w:val="008A1EC7"/>
    <w:pPr>
      <w:tabs>
        <w:tab w:val="center" w:pos="4513"/>
        <w:tab w:val="right" w:pos="9026"/>
      </w:tabs>
      <w:snapToGrid w:val="0"/>
    </w:pPr>
  </w:style>
  <w:style w:type="character" w:styleId="aa" w:customStyle="1">
    <w:name w:val="ヘッダー (文字)"/>
    <w:basedOn w:val="a0"/>
    <w:link w:val="a9"/>
    <w:uiPriority w:val="99"/>
    <w:rsid w:val="008A1EC7"/>
  </w:style>
  <w:style w:type="paragraph" w:styleId="ab">
    <w:name w:val="Revision"/>
    <w:hidden/>
    <w:uiPriority w:val="99"/>
    <w:semiHidden/>
    <w:rsid w:val="00952050"/>
    <w:pPr>
      <w:widowControl/>
      <w:jc w:val="left"/>
    </w:pPr>
  </w:style>
  <w:style w:type="paragraph" w:styleId="ac">
    <w:name w:val="footer"/>
    <w:basedOn w:val="a"/>
    <w:link w:val="ad"/>
    <w:uiPriority w:val="99"/>
    <w:unhideWhenUsed/>
    <w:rsid w:val="00952050"/>
    <w:pPr>
      <w:tabs>
        <w:tab w:val="center" w:pos="4252"/>
        <w:tab w:val="right" w:pos="8504"/>
      </w:tabs>
      <w:snapToGrid w:val="0"/>
    </w:pPr>
  </w:style>
  <w:style w:type="character" w:styleId="ad" w:customStyle="1">
    <w:name w:val="フッター (文字)"/>
    <w:basedOn w:val="a0"/>
    <w:link w:val="ac"/>
    <w:uiPriority w:val="99"/>
    <w:rsid w:val="00952050"/>
  </w:style>
  <w:style w:type="character" w:styleId="ae">
    <w:name w:val="Placeholder Text"/>
    <w:basedOn w:val="a0"/>
    <w:uiPriority w:val="99"/>
    <w:semiHidden/>
    <w:rsid w:val="00EF23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yperlink" Target="https://www.ide.go.jp/English/Researchers/ito_seiro_en.html" TargetMode="External" Id="rId13" /><Relationship Type="http://schemas.openxmlformats.org/officeDocument/2006/relationships/hyperlink" Target="https://doi.org/10.1146/annurev-economics-081624-080143" TargetMode="External"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www.ide.go.jp/Japanese/Researchers/ito_seiro.html" TargetMode="External" Id="rId12" /><Relationship Type="http://schemas.openxmlformats.org/officeDocument/2006/relationships/hyperlink" Target="https://dx.doi.org/10.2139/ssrn.5374463" TargetMode="External" Id="rId17" /><Relationship Type="http://schemas.openxmlformats.org/officeDocument/2006/relationships/header" Target="header4.xml" Id="rId25" /><Relationship Type="http://schemas.openxmlformats.org/officeDocument/2006/relationships/numbering" Target="numbering.xml" Id="rId2" /><Relationship Type="http://schemas.openxmlformats.org/officeDocument/2006/relationships/hyperlink" Target="https://doi.org/10.1086/694153" TargetMode="External" Id="rId16"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image" Target="media/image4.png" Id="rId24" /><Relationship Type="http://schemas.openxmlformats.org/officeDocument/2006/relationships/webSettings" Target="webSettings.xml" Id="rId5" /><Relationship Type="http://schemas.openxmlformats.org/officeDocument/2006/relationships/image" Target="media/image2.jpg" Id="rId15" /><Relationship Type="http://schemas.openxmlformats.org/officeDocument/2006/relationships/theme" Target="theme/theme1.xml" Id="rId28"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yperlink" Target="https://doi.org/10.1086/734780" TargetMode="External" Id="rId14" /><Relationship Type="http://schemas.microsoft.com/office/2011/relationships/people" Target="people.xml" Id="rId27" /><Relationship Type="http://schemas.openxmlformats.org/officeDocument/2006/relationships/hyperlink" Target="http://www.ide.go.jp/Japanese/Researchers/ito_seiro.html" TargetMode="External" Id="R698db63e9f2c4767" /><Relationship Type="http://schemas.openxmlformats.org/officeDocument/2006/relationships/hyperlink" Target="https://www.sciencedirect.com/science/article/pii/S0304387825002007?dgcid=author" TargetMode="External" Id="R05bc22a2cee94c03" /><Relationship Type="http://schemas.openxmlformats.org/officeDocument/2006/relationships/hyperlink" Target="https://doi.org/10.24765/ajiakeizai.62.2_24" TargetMode="External" Id="R6efc021d25a94b67" /><Relationship Type="http://schemas.openxmlformats.org/officeDocument/2006/relationships/hyperlink" Target="https://www.ide.go.jp/Japanese/Publish/Periodicals/Ajia.html" TargetMode="External" Id="Rc73b2bdc6b0044a5" /><Relationship Type="http://schemas.openxmlformats.org/officeDocument/2006/relationships/image" Target="/media/image3.png" Id="rId795892913"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CD841-BFAF-4017-AC4D-0A7E3C1AE606}">
  <ds:schemaRefs>
    <ds:schemaRef ds:uri="http://schemas.openxmlformats.org/officeDocument/2006/bibliography"/>
  </ds:schemaRefs>
</ds:datastoreItem>
</file>

<file path=docMetadata/LabelInfo.xml><?xml version="1.0" encoding="utf-8"?>
<clbl:labelList xmlns:clbl="http://schemas.microsoft.com/office/2020/mipLabelMetadata">
  <clbl:label id="{97160fa0-e953-4444-b3cf-4ae1623d62a1}" enabled="1" method="Privileged" siteId="{08b42e22-3a77-40ef-a51b-37104946de0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Seiro_Ito</lastModifiedBy>
  <revision>55</revision>
  <lastPrinted>2025-10-21T02:29:00.0000000Z</lastPrinted>
  <dcterms:created xsi:type="dcterms:W3CDTF">2025-10-20T22:25:00.0000000Z</dcterms:created>
  <dcterms:modified xsi:type="dcterms:W3CDTF">2025-11-19T07:59:32.8665259Z</dcterms:modified>
</coreProperties>
</file>