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22DA8" w:rsidRDefault="00C22DA8" w14:paraId="3F8D8AA8" w14:textId="77777777">
      <w:pPr>
        <w:rPr>
          <w:rFonts w:ascii="Yu Gothic" w:hAnsi="Yu Gothic" w:eastAsia="Yu Gothic"/>
          <w:b/>
          <w:spacing w:val="-12"/>
          <w:sz w:val="22"/>
        </w:rPr>
        <w:sectPr w:rsidR="00C22DA8" w:rsidSect="00836434">
          <w:headerReference w:type="default" r:id="rId8"/>
          <w:footerReference w:type="default" r:id="rId9"/>
          <w:endnotePr>
            <w:numFmt w:val="decimal"/>
          </w:endnotePr>
          <w:pgSz w:w="11906" w:h="16838" w:orient="portrait" w:code="9"/>
          <w:pgMar w:top="1985" w:right="1701" w:bottom="1701" w:left="1701" w:header="851" w:footer="992" w:gutter="0"/>
          <w:cols w:space="425"/>
          <w:docGrid w:type="linesAndChars" w:linePitch="375" w:charSpace="-238"/>
        </w:sectPr>
      </w:pPr>
    </w:p>
    <w:p w:rsidR="00F14262" w:rsidP="00F14262" w:rsidRDefault="00F14262" w14:paraId="573B0B02" w14:textId="41815AEE">
      <w:pPr>
        <w:rPr>
          <w:rFonts w:ascii="Yu Gothic" w:hAnsi="Yu Gothic" w:eastAsia="Yu Gothic" w:cs="Yu Gothic"/>
          <w:b/>
          <w:bCs/>
          <w:sz w:val="22"/>
        </w:rPr>
      </w:pPr>
      <w:bookmarkStart w:name="_Hlk221960617" w:id="1"/>
      <w:r w:rsidRPr="11AFD1F4" w:rsidR="40DEBEE4">
        <w:rPr>
          <w:rFonts w:ascii="Yu Gothic" w:hAnsi="Yu Gothic" w:eastAsia="Yu Gothic" w:cs="Yu Gothic"/>
          <w:b w:val="1"/>
          <w:bCs w:val="1"/>
          <w:sz w:val="22"/>
          <w:szCs w:val="22"/>
        </w:rPr>
        <w:t>第104回　</w:t>
      </w:r>
      <w:commentRangeStart w:id="2"/>
      <w:commentRangeStart w:id="1086839937"/>
      <w:r w:rsidRPr="11AFD1F4" w:rsidR="40DEBEE4">
        <w:rPr>
          <w:rFonts w:ascii="Yu Gothic" w:hAnsi="Yu Gothic" w:eastAsia="Yu Gothic" w:cs="Yu Gothic"/>
          <w:b w:val="1"/>
          <w:bCs w:val="1"/>
          <w:sz w:val="22"/>
          <w:szCs w:val="22"/>
        </w:rPr>
        <w:t>教育で貧しい人ほど豊かになった</w:t>
      </w:r>
      <w:commentRangeStart w:id="3"/>
      <w:del w:author="Makoto_Abe1" w:date="2026-02-24T13:29:00Z" w16du:dateUtc="2026-02-24T04:29:00Z" w:id="1402019750">
        <w:r w:rsidRPr="11AFD1F4" w:rsidDel="40DEBEE4">
          <w:rPr>
            <w:rFonts w:ascii="Yu Gothic" w:hAnsi="Yu Gothic" w:eastAsia="Yu Gothic" w:cs="Yu Gothic"/>
            <w:b w:val="1"/>
            <w:bCs w:val="1"/>
            <w:sz w:val="22"/>
            <w:szCs w:val="22"/>
          </w:rPr>
          <w:delText xml:space="preserve">: </w:delText>
        </w:r>
      </w:del>
      <w:ins w:author="Makoto_Abe1" w:date="2026-02-24T13:30:00Z" w16du:dateUtc="2026-02-24T04:30:00Z" w:id="1545989898">
        <w:r w:rsidRPr="11AFD1F4" w:rsidR="1DD3A45A">
          <w:rPr>
            <w:rFonts w:ascii="Yu Gothic" w:hAnsi="Yu Gothic" w:eastAsia="Yu Gothic" w:cs="Yu Gothic"/>
            <w:b w:val="1"/>
            <w:bCs w:val="1"/>
            <w:sz w:val="22"/>
            <w:szCs w:val="22"/>
          </w:rPr>
          <w:t>――</w:t>
        </w:r>
      </w:ins>
      <w:commentRangeEnd w:id="3"/>
      <w:r>
        <w:rPr>
          <w:rStyle w:val="CommentReference"/>
        </w:rPr>
        <w:commentReference w:id="3"/>
      </w:r>
      <w:r w:rsidRPr="11AFD1F4" w:rsidR="40DEBEE4">
        <w:rPr>
          <w:rFonts w:ascii="Yu Gothic" w:hAnsi="Yu Gothic" w:eastAsia="Yu Gothic" w:cs="Yu Gothic"/>
          <w:b w:val="1"/>
          <w:bCs w:val="1"/>
          <w:sz w:val="22"/>
          <w:szCs w:val="22"/>
        </w:rPr>
        <w:t>1980</w:t>
      </w:r>
      <w:del w:author="Makoto_Abe1" w:date="2026-02-24T13:30:00Z" w16du:dateUtc="2026-02-24T04:30:00Z" w:id="1675988916">
        <w:r w:rsidRPr="11AFD1F4" w:rsidDel="40DEBEE4">
          <w:rPr>
            <w:rFonts w:ascii="Yu Gothic" w:hAnsi="Yu Gothic" w:eastAsia="Yu Gothic" w:cs="Yu Gothic"/>
            <w:b w:val="1"/>
            <w:bCs w:val="1"/>
            <w:sz w:val="22"/>
            <w:szCs w:val="22"/>
          </w:rPr>
          <w:delText>-</w:delText>
        </w:r>
      </w:del>
      <w:ins w:author="Makoto_Abe1" w:date="2026-02-24T13:30:00Z" w16du:dateUtc="2026-02-24T04:30:00Z" w:id="1525049486">
        <w:r w:rsidRPr="11AFD1F4" w:rsidR="1DD3A45A">
          <w:rPr>
            <w:rFonts w:ascii="Yu Gothic" w:hAnsi="Yu Gothic" w:eastAsia="Yu Gothic" w:cs="Yu Gothic"/>
            <w:b w:val="1"/>
            <w:bCs w:val="1"/>
            <w:sz w:val="22"/>
            <w:szCs w:val="22"/>
          </w:rPr>
          <w:t>～</w:t>
        </w:r>
      </w:ins>
      <w:r w:rsidRPr="11AFD1F4" w:rsidR="40DEBEE4">
        <w:rPr>
          <w:rFonts w:ascii="Yu Gothic" w:hAnsi="Yu Gothic" w:eastAsia="Yu Gothic" w:cs="Yu Gothic"/>
          <w:b w:val="1"/>
          <w:bCs w:val="1"/>
          <w:sz w:val="22"/>
          <w:szCs w:val="22"/>
        </w:rPr>
        <w:t>2019</w:t>
      </w:r>
      <w:ins w:author="Makoto_Abe1" w:date="2026-02-24T13:30:00Z" w16du:dateUtc="2026-02-24T04:30:00Z" w:id="1030255922">
        <w:r w:rsidRPr="11AFD1F4" w:rsidR="1DD3A45A">
          <w:rPr>
            <w:rFonts w:ascii="Yu Gothic" w:hAnsi="Yu Gothic" w:eastAsia="Yu Gothic" w:cs="Yu Gothic"/>
            <w:b w:val="1"/>
            <w:bCs w:val="1"/>
            <w:sz w:val="22"/>
            <w:szCs w:val="22"/>
          </w:rPr>
          <w:t>年</w:t>
        </w:r>
      </w:ins>
      <w:commentRangeEnd w:id="2"/>
      <w:r>
        <w:rPr>
          <w:rStyle w:val="CommentReference"/>
        </w:rPr>
        <w:commentReference w:id="2"/>
      </w:r>
      <w:commentRangeEnd w:id="1086839937"/>
      <w:r>
        <w:rPr>
          <w:rStyle w:val="CommentReference"/>
        </w:rPr>
        <w:commentReference w:id="1086839937"/>
      </w:r>
    </w:p>
    <w:p w:rsidR="00D25551" w:rsidP="00D25551" w:rsidRDefault="00F14262" w14:paraId="64FC3BBE" w14:textId="45FBE5F5">
      <w:pPr>
        <w:rPr>
          <w:sz w:val="20"/>
          <w:szCs w:val="20"/>
        </w:rPr>
      </w:pPr>
      <w:r w:rsidRPr="00F14262">
        <w:rPr>
          <w:sz w:val="20"/>
          <w:szCs w:val="20"/>
        </w:rPr>
        <w:t>Education is disproportionately more important for the poor</w:t>
      </w:r>
    </w:p>
    <w:p w:rsidR="00D25551" w:rsidP="00D25551" w:rsidRDefault="00D25551" w14:paraId="3B8CE65A" w14:textId="77777777"/>
    <w:p w:rsidR="00D25551" w:rsidP="00D25551" w:rsidRDefault="00D25551" w14:paraId="276DEDFA" w14:textId="77777777">
      <w:pPr>
        <w:jc w:val="right"/>
        <w:rPr>
          <w:color w:val="0563C1"/>
        </w:rPr>
      </w:pPr>
      <w:hyperlink r:id="rId14">
        <w:r>
          <w:rPr>
            <w:color w:val="0563C1"/>
          </w:rPr>
          <w:t>伊藤 成朗</w:t>
        </w:r>
      </w:hyperlink>
    </w:p>
    <w:p w:rsidR="00D25551" w:rsidP="00D25551" w:rsidRDefault="00D25551" w14:paraId="3F4F5D26" w14:textId="77777777">
      <w:pPr>
        <w:jc w:val="right"/>
      </w:pPr>
      <w:hyperlink r:id="rId15">
        <w:r>
          <w:rPr>
            <w:color w:val="0563C1"/>
          </w:rPr>
          <w:t>Seiro Ito</w:t>
        </w:r>
      </w:hyperlink>
    </w:p>
    <w:p w:rsidR="00D25551" w:rsidP="00D25551" w:rsidRDefault="00D25551" w14:paraId="62B53FA9" w14:textId="67E9F990">
      <w:pPr>
        <w:jc w:val="right"/>
      </w:pPr>
      <w:r>
        <w:t>202</w:t>
      </w:r>
      <w:r>
        <w:rPr>
          <w:rFonts w:hint="eastAsia"/>
        </w:rPr>
        <w:t>6</w:t>
      </w:r>
      <w:r>
        <w:t>年</w:t>
      </w:r>
      <w:r w:rsidR="00F14262">
        <w:rPr>
          <w:rFonts w:hint="eastAsia"/>
        </w:rPr>
        <w:t>3</w:t>
      </w:r>
      <w:r>
        <w:t>月</w:t>
      </w:r>
    </w:p>
    <w:p w:rsidR="00D25551" w:rsidP="00D25551" w:rsidRDefault="00D25551" w14:paraId="5E5833D3" w14:textId="77777777">
      <w:pPr>
        <w:jc w:val="right"/>
      </w:pPr>
      <w:r w:rsidRPr="7CE5B569">
        <w:t>（*,***字）</w:t>
      </w:r>
    </w:p>
    <w:p w:rsidR="00D25551" w:rsidP="00D25551" w:rsidRDefault="00D25551" w14:paraId="78C90209" w14:textId="77777777">
      <w:pPr>
        <w:jc w:val="right"/>
      </w:pPr>
    </w:p>
    <w:p w:rsidR="00D25551" w:rsidP="00846F4B" w:rsidRDefault="00D25551" w14:paraId="5260120C" w14:textId="77777777">
      <w:pPr>
        <w:pStyle w:val="1"/>
      </w:pPr>
      <w:r>
        <w:t>今回紹介する研究</w:t>
      </w:r>
    </w:p>
    <w:p w:rsidRPr="00F14262" w:rsidR="00F14262" w:rsidP="00F14262" w:rsidRDefault="00F14262" w14:paraId="590F5D4A" w14:textId="28CFA008">
      <w:pPr>
        <w:rPr>
          <w:rFonts w:ascii="Times New Roman" w:hAnsi="Times New Roman" w:eastAsia="Times New Roman" w:cs="Times New Roman"/>
          <w:b/>
          <w:bCs/>
        </w:rPr>
      </w:pPr>
      <w:r w:rsidRPr="00F14262">
        <w:rPr>
          <w:rFonts w:ascii="Times New Roman" w:hAnsi="Times New Roman" w:eastAsia="Times New Roman" w:cs="Times New Roman"/>
          <w:b/>
          <w:bCs/>
        </w:rPr>
        <w:t>Amory Gethin</w:t>
      </w:r>
      <w:ins w:author="Makoto_Abe1" w:date="2026-02-20T13:54:00Z" w16du:dateUtc="2026-02-20T04:54:00Z" w:id="11">
        <w:r w:rsidR="00806E1D">
          <w:rPr>
            <w:rFonts w:hint="eastAsia" w:ascii="Times New Roman" w:hAnsi="Times New Roman" w:cs="Times New Roman"/>
            <w:b/>
            <w:bCs/>
          </w:rPr>
          <w:t>.</w:t>
        </w:r>
      </w:ins>
      <w:del w:author="Makoto_Abe1" w:date="2026-02-20T13:52:00Z" w16du:dateUtc="2026-02-20T04:52:00Z" w:id="12">
        <w:r w:rsidRPr="00F14262" w:rsidDel="00806E1D">
          <w:rPr>
            <w:rFonts w:ascii="Times New Roman" w:hAnsi="Times New Roman" w:eastAsia="Times New Roman" w:cs="Times New Roman"/>
            <w:b/>
            <w:bCs/>
          </w:rPr>
          <w:delText>,</w:delText>
        </w:r>
      </w:del>
      <w:ins w:author="Makoto_Abe1" w:date="2026-02-20T13:52:00Z" w16du:dateUtc="2026-02-20T04:52:00Z" w:id="13">
        <w:r w:rsidR="00806E1D">
          <w:rPr>
            <w:rFonts w:hint="eastAsia" w:ascii="Times New Roman" w:hAnsi="Times New Roman" w:cs="Times New Roman"/>
            <w:b/>
            <w:bCs/>
          </w:rPr>
          <w:t xml:space="preserve"> 2025.</w:t>
        </w:r>
      </w:ins>
      <w:r w:rsidRPr="00F14262">
        <w:rPr>
          <w:rFonts w:ascii="Times New Roman" w:hAnsi="Times New Roman" w:eastAsia="Times New Roman" w:cs="Times New Roman"/>
          <w:b/>
          <w:bCs/>
        </w:rPr>
        <w:t xml:space="preserve"> "</w:t>
      </w:r>
      <w:hyperlink r:id="rId16">
        <w:r w:rsidRPr="00F14262">
          <w:rPr>
            <w:rFonts w:ascii="Times New Roman" w:hAnsi="Times New Roman" w:eastAsia="Times New Roman" w:cs="Times New Roman"/>
            <w:b/>
            <w:bCs/>
            <w:color w:val="1155CC"/>
          </w:rPr>
          <w:t>Distributional growth accounting: Education and the reduction of global poverty, 1980–2019</w:t>
        </w:r>
      </w:hyperlink>
      <w:r w:rsidRPr="00F14262">
        <w:rPr>
          <w:rFonts w:ascii="Times New Roman" w:hAnsi="Times New Roman" w:eastAsia="Times New Roman" w:cs="Times New Roman"/>
          <w:b/>
          <w:bCs/>
        </w:rPr>
        <w:t xml:space="preserve">," </w:t>
      </w:r>
      <w:r w:rsidRPr="00F14262">
        <w:rPr>
          <w:rFonts w:ascii="Times New Roman" w:hAnsi="Times New Roman" w:eastAsia="Times New Roman" w:cs="Times New Roman"/>
          <w:b/>
          <w:bCs/>
          <w:i/>
          <w:iCs/>
        </w:rPr>
        <w:t>Quarterly Journal of Economics</w:t>
      </w:r>
      <w:r w:rsidRPr="00F14262">
        <w:rPr>
          <w:rFonts w:ascii="Times New Roman" w:hAnsi="Times New Roman" w:eastAsia="Times New Roman" w:cs="Times New Roman"/>
          <w:b/>
          <w:bCs/>
        </w:rPr>
        <w:t xml:space="preserve">, </w:t>
      </w:r>
      <w:del w:author="Makoto_Abe1" w:date="2026-02-20T13:53:00Z" w16du:dateUtc="2026-02-20T04:53:00Z" w:id="14">
        <w:r w:rsidRPr="00F14262" w:rsidDel="00806E1D">
          <w:rPr>
            <w:rFonts w:ascii="Times New Roman" w:hAnsi="Times New Roman" w:eastAsia="Times New Roman" w:cs="Times New Roman"/>
            <w:b/>
            <w:bCs/>
          </w:rPr>
          <w:delText xml:space="preserve">Volume </w:delText>
        </w:r>
      </w:del>
      <w:r w:rsidRPr="00F14262">
        <w:rPr>
          <w:rFonts w:ascii="Times New Roman" w:hAnsi="Times New Roman" w:eastAsia="Times New Roman" w:cs="Times New Roman"/>
          <w:b/>
          <w:bCs/>
        </w:rPr>
        <w:t>140</w:t>
      </w:r>
      <w:ins w:author="Makoto_Abe1" w:date="2026-02-20T13:53:00Z" w16du:dateUtc="2026-02-20T04:53:00Z" w:id="15">
        <w:r w:rsidR="00806E1D">
          <w:rPr>
            <w:rFonts w:hint="eastAsia" w:ascii="Times New Roman" w:hAnsi="Times New Roman" w:cs="Times New Roman"/>
            <w:b/>
            <w:bCs/>
          </w:rPr>
          <w:t xml:space="preserve"> (</w:t>
        </w:r>
      </w:ins>
      <w:del w:author="Makoto_Abe1" w:date="2026-02-20T13:53:00Z" w16du:dateUtc="2026-02-20T04:53:00Z" w:id="16">
        <w:r w:rsidRPr="00F14262" w:rsidDel="00806E1D">
          <w:rPr>
            <w:rFonts w:ascii="Times New Roman" w:hAnsi="Times New Roman" w:eastAsia="Times New Roman" w:cs="Times New Roman"/>
            <w:b/>
            <w:bCs/>
          </w:rPr>
          <w:delText xml:space="preserve">, Issue </w:delText>
        </w:r>
      </w:del>
      <w:r w:rsidRPr="00F14262">
        <w:rPr>
          <w:rFonts w:ascii="Times New Roman" w:hAnsi="Times New Roman" w:eastAsia="Times New Roman" w:cs="Times New Roman"/>
          <w:b/>
          <w:bCs/>
        </w:rPr>
        <w:t>4</w:t>
      </w:r>
      <w:ins w:author="Makoto_Abe1" w:date="2026-02-20T13:53:00Z" w16du:dateUtc="2026-02-20T04:53:00Z" w:id="17">
        <w:r w:rsidR="00806E1D">
          <w:rPr>
            <w:rFonts w:hint="eastAsia" w:ascii="Times New Roman" w:hAnsi="Times New Roman" w:cs="Times New Roman"/>
            <w:b/>
            <w:bCs/>
          </w:rPr>
          <w:t xml:space="preserve">): </w:t>
        </w:r>
      </w:ins>
      <w:del w:author="Makoto_Abe1" w:date="2026-02-20T13:53:00Z" w16du:dateUtc="2026-02-20T04:53:00Z" w:id="18">
        <w:r w:rsidRPr="00F14262" w:rsidDel="00806E1D">
          <w:rPr>
            <w:rFonts w:ascii="Times New Roman" w:hAnsi="Times New Roman" w:eastAsia="Times New Roman" w:cs="Times New Roman"/>
            <w:b/>
            <w:bCs/>
          </w:rPr>
          <w:delText xml:space="preserve">, November 2025, Pages </w:delText>
        </w:r>
      </w:del>
      <w:r w:rsidRPr="00F14262">
        <w:rPr>
          <w:rFonts w:ascii="Times New Roman" w:hAnsi="Times New Roman" w:eastAsia="Times New Roman" w:cs="Times New Roman"/>
          <w:b/>
          <w:bCs/>
        </w:rPr>
        <w:t>2571–2618.</w:t>
      </w:r>
    </w:p>
    <w:p w:rsidRPr="00F14262" w:rsidR="00D25551" w:rsidDel="00806E1D" w:rsidP="00D25551" w:rsidRDefault="00D25551" w14:paraId="4AA13D16" w14:textId="34CA001D">
      <w:pPr>
        <w:rPr>
          <w:del w:author="Makoto_Abe1" w:date="2026-02-20T13:53:00Z" w16du:dateUtc="2026-02-20T04:53:00Z" w:id="19"/>
          <w:rFonts w:ascii="Times New Roman" w:hAnsi="Times New Roman" w:eastAsia="Times New Roman" w:cs="Times New Roman"/>
          <w:b/>
          <w:bCs/>
        </w:rPr>
      </w:pPr>
    </w:p>
    <w:p w:rsidR="00433F03" w:rsidP="00D25551" w:rsidRDefault="00433F03" w14:paraId="04A62FD9" w14:textId="77777777">
      <w:pPr>
        <w:rPr>
          <w:rFonts w:ascii="Yu Gothic" w:hAnsi="Yu Gothic" w:eastAsia="Yu Gothic" w:cs="Yu Gothic"/>
          <w:b/>
          <w:bCs/>
        </w:rPr>
      </w:pPr>
    </w:p>
    <w:p w:rsidR="00F14262" w:rsidP="00F14262" w:rsidRDefault="00F14262" w14:paraId="30D75B6C" w14:textId="77777777">
      <w:pPr>
        <w:pStyle w:val="1"/>
      </w:pPr>
      <w:r>
        <w:t>教育はどれだけ世界の貧困を減らしたのか</w:t>
      </w:r>
    </w:p>
    <w:p w:rsidR="00F14262" w:rsidP="00F14262" w:rsidRDefault="00F14262" w14:paraId="50DB1C92" w14:textId="77777777"/>
    <w:p w:rsidR="00F14262" w:rsidRDefault="00F14262" w14:paraId="00E3DAD2" w14:textId="75029CC9">
      <w:pPr>
        <w:ind w:firstLine="209" w:firstLineChars="100"/>
        <w:pPrChange w:author="Makoto_Abe1" w:date="2026-02-20T13:56:00Z" w16du:dateUtc="2026-02-20T04:56:00Z" w:id="20">
          <w:pPr/>
        </w:pPrChange>
      </w:pPr>
      <w:r>
        <w:t>教育は貧困から脱却するのに最も重要な要素の</w:t>
      </w:r>
      <w:del w:author="Makoto_Abe1" w:date="2026-02-20T14:02:00Z" w16du:dateUtc="2026-02-20T05:02:00Z" w:id="21">
        <w:r w:rsidDel="00BF4E86">
          <w:delText>一</w:delText>
        </w:r>
      </w:del>
      <w:ins w:author="Makoto_Abe1" w:date="2026-02-20T14:02:00Z" w16du:dateUtc="2026-02-20T05:02:00Z" w:id="22">
        <w:r w:rsidR="00BF4E86">
          <w:rPr>
            <w:rFonts w:hint="eastAsia"/>
          </w:rPr>
          <w:t>ひと</w:t>
        </w:r>
      </w:ins>
      <w:r>
        <w:t>つです。健康で紛争・犯罪などに巻き込まれず、就労に制限や不当な差別がなければ、学歴に応じた所得を得ることができます。SDGs</w:t>
      </w:r>
      <w:del w:author="Makoto_Abe1" w:date="2026-02-20T14:00:00Z" w16du:dateUtc="2026-02-20T05:00:00Z" w:id="23">
        <w:r w:rsidDel="00BF4E86">
          <w:delText>(</w:delText>
        </w:r>
      </w:del>
      <w:ins w:author="Makoto_Abe1" w:date="2026-02-20T14:00:00Z" w16du:dateUtc="2026-02-20T05:00:00Z" w:id="24">
        <w:r w:rsidR="00BF4E86">
          <w:rPr>
            <w:rFonts w:hint="eastAsia"/>
          </w:rPr>
          <w:t>（</w:t>
        </w:r>
      </w:ins>
      <w:r>
        <w:t>持続可能な開発目標</w:t>
      </w:r>
      <w:del w:author="Makoto_Abe1" w:date="2026-02-20T14:00:00Z" w16du:dateUtc="2026-02-20T05:00:00Z" w:id="25">
        <w:r w:rsidDel="00BF4E86">
          <w:delText>)</w:delText>
        </w:r>
      </w:del>
      <w:ins w:author="Makoto_Abe1" w:date="2026-02-20T14:00:00Z" w16du:dateUtc="2026-02-20T05:00:00Z" w:id="26">
        <w:r w:rsidR="00BF4E86">
          <w:rPr>
            <w:rFonts w:hint="eastAsia"/>
          </w:rPr>
          <w:t>）</w:t>
        </w:r>
      </w:ins>
      <w:r>
        <w:t>やその前身のMDGs</w:t>
      </w:r>
      <w:del w:author="Makoto_Abe1" w:date="2026-02-20T14:00:00Z" w16du:dateUtc="2026-02-20T05:00:00Z" w:id="27">
        <w:r w:rsidDel="00BF4E86">
          <w:delText>(</w:delText>
        </w:r>
      </w:del>
      <w:ins w:author="Makoto_Abe1" w:date="2026-02-20T14:00:00Z" w16du:dateUtc="2026-02-20T05:00:00Z" w:id="28">
        <w:r w:rsidR="00BF4E86">
          <w:rPr>
            <w:rFonts w:hint="eastAsia"/>
          </w:rPr>
          <w:t>（</w:t>
        </w:r>
      </w:ins>
      <w:r>
        <w:t>ミレニアム開発目標</w:t>
      </w:r>
      <w:del w:author="Makoto_Abe1" w:date="2026-02-20T14:00:00Z" w16du:dateUtc="2026-02-20T05:00:00Z" w:id="29">
        <w:r w:rsidDel="00BF4E86">
          <w:delText>)</w:delText>
        </w:r>
      </w:del>
      <w:ins w:author="Makoto_Abe1" w:date="2026-02-20T14:00:00Z" w16du:dateUtc="2026-02-20T05:00:00Z" w:id="30">
        <w:r w:rsidR="00BF4E86">
          <w:rPr>
            <w:rFonts w:hint="eastAsia"/>
          </w:rPr>
          <w:t>）</w:t>
        </w:r>
      </w:ins>
      <w:r>
        <w:t>においても就学率が達成目標となり、とくに1980年代以降に世界各国の初等就学率は100%近くまで到達しました。</w:t>
      </w:r>
    </w:p>
    <w:p w:rsidR="00F14262" w:rsidP="00F14262" w:rsidRDefault="00F14262" w14:paraId="404E4C3B" w14:textId="432EAD89">
      <w:r>
        <w:t xml:space="preserve">　では、こうした教育への努力は世界各国の所得や貧困指標にどのくらい影響を与えたでしょうか。こうした問いは成長会計研究で検討されてきました。所得の変化を資本、労働、人的資本</w:t>
      </w:r>
      <w:del w:author="Makoto_Abe1" w:date="2026-02-20T14:00:00Z" w16du:dateUtc="2026-02-20T05:00:00Z" w:id="31">
        <w:r w:rsidDel="00BF4E86">
          <w:delText>(</w:delText>
        </w:r>
      </w:del>
      <w:ins w:author="Makoto_Abe1" w:date="2026-02-20T14:00:00Z" w16du:dateUtc="2026-02-20T05:00:00Z" w:id="32">
        <w:r w:rsidR="00BF4E86">
          <w:rPr>
            <w:rFonts w:hint="eastAsia"/>
          </w:rPr>
          <w:t>（</w:t>
        </w:r>
      </w:ins>
      <w:r>
        <w:t>教育</w:t>
      </w:r>
      <w:del w:author="Makoto_Abe1" w:date="2026-02-20T14:00:00Z" w16du:dateUtc="2026-02-20T05:00:00Z" w:id="33">
        <w:r w:rsidDel="00BF4E86">
          <w:delText>)</w:delText>
        </w:r>
      </w:del>
      <w:ins w:author="Makoto_Abe1" w:date="2026-02-20T14:00:00Z" w16du:dateUtc="2026-02-20T05:00:00Z" w:id="34">
        <w:r w:rsidR="00BF4E86">
          <w:rPr>
            <w:rFonts w:hint="eastAsia"/>
          </w:rPr>
          <w:t>）</w:t>
        </w:r>
      </w:ins>
      <w:r>
        <w:t>などの変化に分解し、それぞれが貢献した程度を示すという作業です。今までの成長会計の手法を使うと、1980年代以降の成長のうち、33%が教育の貢献と示されています。</w:t>
      </w:r>
    </w:p>
    <w:p w:rsidR="00F14262" w:rsidP="00F14262" w:rsidRDefault="00F14262" w14:paraId="16CF5824" w14:textId="6A94B847">
      <w:r>
        <w:t xml:space="preserve">　しかし、今までの成長会計の手法は、</w:t>
      </w:r>
      <w:del w:author="Makoto_Abe1" w:date="2026-02-20T14:08:00Z" w16du:dateUtc="2026-02-20T05:08:00Z" w:id="35">
        <w:r w:rsidDel="001D7413">
          <w:delText>幾</w:delText>
        </w:r>
      </w:del>
      <w:ins w:author="Makoto_Abe1" w:date="2026-02-20T14:08:00Z" w16du:dateUtc="2026-02-20T05:08:00Z" w:id="36">
        <w:r w:rsidR="001D7413">
          <w:rPr>
            <w:rFonts w:hint="eastAsia"/>
          </w:rPr>
          <w:t>いく</w:t>
        </w:r>
      </w:ins>
      <w:r>
        <w:t>つかの点で課題が指摘されてきました。第一に、途上国のなかでも低所得の人たちに対する教育の効果という、開発経済学で最も大事な知識を得ることが叶いませんでした。これは1人あたりGDPという低所得の人と高所得の人を</w:t>
      </w:r>
      <w:del w:author="Makoto_Abe1" w:date="2026-02-20T14:11:00Z" w16du:dateUtc="2026-02-20T05:11:00Z" w:id="37">
        <w:r w:rsidDel="001D7413">
          <w:lastRenderedPageBreak/>
          <w:delText>一</w:delText>
        </w:r>
      </w:del>
      <w:ins w:author="Makoto_Abe1" w:date="2026-02-20T14:11:00Z" w16du:dateUtc="2026-02-20T05:11:00Z" w:id="38">
        <w:r w:rsidR="001D7413">
          <w:rPr>
            <w:rFonts w:hint="eastAsia"/>
          </w:rPr>
          <w:t>ひと</w:t>
        </w:r>
      </w:ins>
      <w:r>
        <w:t>つにまとめた平均の指標を取り上げていたためです。階層別の平均所得を利用しなかったというデータ制約に起因する弱点です。第二に、企業の技術変化が労働需要と賃金に与える影響を考慮していませんでした。特定の教育に対して常に一定の所得が支払われると想定してきましたが、現実は違います。たとえば、高等教育修了者への労働需要を増やす技能偏向的技術変化skill biased technological changeがあれば、高技能所得は高まります。先進国で指摘されているこの傾向が途上国にもあるかもしれません。残念ながら、成長会計分析は技能偏向的技術変化を扱えない比較的単純なコブ・ダグラス型生産関数を用いるので、労働需要</w:t>
      </w:r>
      <w:ins w:author="Makoto_Abe1" w:date="2026-02-20T14:33:00Z" w16du:dateUtc="2026-02-20T05:33:00Z" w:id="39">
        <w:r w:rsidR="00946F25">
          <w:rPr>
            <w:rFonts w:hint="eastAsia"/>
          </w:rPr>
          <w:t>の</w:t>
        </w:r>
      </w:ins>
      <w:r>
        <w:t>変化を検証できません。これは分析枠組みに起因する弱点です。</w:t>
      </w:r>
    </w:p>
    <w:p w:rsidR="00F14262" w:rsidP="00F14262" w:rsidRDefault="00F14262" w14:paraId="2B7520D1" w14:textId="77777777">
      <w:pPr>
        <w:ind w:firstLine="210"/>
      </w:pPr>
    </w:p>
    <w:p w:rsidR="00F14262" w:rsidP="00F14262" w:rsidRDefault="00F14262" w14:paraId="4778AD32" w14:textId="00805AB7">
      <w:pPr>
        <w:keepNext/>
        <w:pBdr>
          <w:top w:val="nil"/>
          <w:left w:val="nil"/>
          <w:bottom w:val="nil"/>
          <w:right w:val="nil"/>
          <w:between w:val="nil"/>
        </w:pBdr>
        <w:rPr>
          <w:rFonts w:ascii="Yu Gothic" w:hAnsi="Yu Gothic" w:eastAsia="Yu Gothic" w:cs="Yu Gothic"/>
          <w:b/>
          <w:bCs/>
          <w:color w:val="000000"/>
          <w:sz w:val="22"/>
        </w:rPr>
      </w:pPr>
      <w:r>
        <w:rPr>
          <w:rFonts w:ascii="Yu Gothic" w:hAnsi="Yu Gothic" w:eastAsia="Yu Gothic" w:cs="Yu Gothic"/>
          <w:b/>
          <w:bCs/>
          <w:color w:val="000000"/>
          <w:sz w:val="22"/>
        </w:rPr>
        <w:t>世界下位20%層の所得</w:t>
      </w:r>
      <w:r>
        <w:rPr>
          <w:rFonts w:ascii="Yu Gothic" w:hAnsi="Yu Gothic" w:eastAsia="Yu Gothic" w:cs="Yu Gothic"/>
          <w:b/>
          <w:bCs/>
          <w:sz w:val="22"/>
        </w:rPr>
        <w:t>成長率</w:t>
      </w:r>
      <w:r>
        <w:rPr>
          <w:rFonts w:ascii="Yu Gothic" w:hAnsi="Yu Gothic" w:eastAsia="Yu Gothic" w:cs="Yu Gothic"/>
          <w:b/>
          <w:bCs/>
          <w:color w:val="000000"/>
          <w:sz w:val="22"/>
        </w:rPr>
        <w:t>: 0.8%</w:t>
      </w:r>
      <w:del w:author="Makoto_Abe1" w:date="2026-02-20T14:01:00Z" w16du:dateUtc="2026-02-20T05:01:00Z" w:id="40">
        <w:r w:rsidDel="00BF4E86">
          <w:rPr>
            <w:rFonts w:ascii="Yu Gothic" w:hAnsi="Yu Gothic" w:eastAsia="Yu Gothic" w:cs="Yu Gothic"/>
            <w:b/>
            <w:bCs/>
            <w:color w:val="000000"/>
            <w:sz w:val="22"/>
          </w:rPr>
          <w:delText>(</w:delText>
        </w:r>
      </w:del>
      <w:ins w:author="Makoto_Abe1" w:date="2026-02-20T14:01:00Z" w16du:dateUtc="2026-02-20T05:01:00Z" w:id="41">
        <w:r w:rsidR="00BF4E86">
          <w:rPr>
            <w:rFonts w:hint="eastAsia" w:ascii="Yu Gothic" w:hAnsi="Yu Gothic" w:eastAsia="Yu Gothic" w:cs="Yu Gothic"/>
            <w:b/>
            <w:bCs/>
            <w:color w:val="000000"/>
            <w:sz w:val="22"/>
          </w:rPr>
          <w:t>（</w:t>
        </w:r>
      </w:ins>
      <w:r>
        <w:rPr>
          <w:rFonts w:ascii="Yu Gothic" w:hAnsi="Yu Gothic" w:eastAsia="Yu Gothic" w:cs="Yu Gothic"/>
          <w:b/>
          <w:bCs/>
          <w:color w:val="000000"/>
          <w:sz w:val="22"/>
        </w:rPr>
        <w:t>就学年数=1980年のまま</w:t>
      </w:r>
      <w:del w:author="Makoto_Abe1" w:date="2026-02-20T14:01:00Z" w16du:dateUtc="2026-02-20T05:01:00Z" w:id="42">
        <w:r w:rsidDel="00BF4E86">
          <w:rPr>
            <w:rFonts w:ascii="Yu Gothic" w:hAnsi="Yu Gothic" w:eastAsia="Yu Gothic" w:cs="Yu Gothic"/>
            <w:b/>
            <w:bCs/>
            <w:color w:val="000000"/>
            <w:sz w:val="22"/>
          </w:rPr>
          <w:delText>)</w:delText>
        </w:r>
      </w:del>
      <w:ins w:author="Makoto_Abe1" w:date="2026-02-20T14:01:00Z" w16du:dateUtc="2026-02-20T05:01:00Z" w:id="43">
        <w:r w:rsidR="00BF4E86">
          <w:rPr>
            <w:rFonts w:hint="eastAsia" w:ascii="Yu Gothic" w:hAnsi="Yu Gothic" w:eastAsia="Yu Gothic" w:cs="Yu Gothic"/>
            <w:b/>
            <w:bCs/>
            <w:color w:val="000000"/>
            <w:sz w:val="22"/>
          </w:rPr>
          <w:t>）</w:t>
        </w:r>
      </w:ins>
      <w:r>
        <w:rPr>
          <w:rFonts w:ascii="Yu Gothic" w:hAnsi="Yu Gothic" w:eastAsia="Yu Gothic" w:cs="Yu Gothic"/>
          <w:b/>
          <w:bCs/>
          <w:color w:val="000000"/>
          <w:sz w:val="22"/>
        </w:rPr>
        <w:t>、1.9%</w:t>
      </w:r>
      <w:del w:author="Makoto_Abe1" w:date="2026-02-20T14:01:00Z" w16du:dateUtc="2026-02-20T05:01:00Z" w:id="44">
        <w:r w:rsidDel="00BF4E86">
          <w:rPr>
            <w:rFonts w:ascii="Yu Gothic" w:hAnsi="Yu Gothic" w:eastAsia="Yu Gothic" w:cs="Yu Gothic"/>
            <w:b/>
            <w:bCs/>
            <w:color w:val="000000"/>
            <w:sz w:val="22"/>
          </w:rPr>
          <w:delText>(</w:delText>
        </w:r>
      </w:del>
      <w:ins w:author="Makoto_Abe1" w:date="2026-02-20T14:01:00Z" w16du:dateUtc="2026-02-20T05:01:00Z" w:id="45">
        <w:r w:rsidR="00BF4E86">
          <w:rPr>
            <w:rFonts w:hint="eastAsia" w:ascii="Yu Gothic" w:hAnsi="Yu Gothic" w:eastAsia="Yu Gothic" w:cs="Yu Gothic"/>
            <w:b/>
            <w:bCs/>
            <w:color w:val="000000"/>
            <w:sz w:val="22"/>
          </w:rPr>
          <w:t>（</w:t>
        </w:r>
      </w:ins>
      <w:r>
        <w:rPr>
          <w:rFonts w:ascii="Yu Gothic" w:hAnsi="Yu Gothic" w:eastAsia="Yu Gothic" w:cs="Yu Gothic"/>
          <w:b/>
          <w:bCs/>
          <w:color w:val="000000"/>
          <w:sz w:val="22"/>
        </w:rPr>
        <w:t>就学年数=実際</w:t>
      </w:r>
      <w:del w:author="Makoto_Abe1" w:date="2026-02-20T14:01:00Z" w16du:dateUtc="2026-02-20T05:01:00Z" w:id="46">
        <w:r w:rsidDel="00BF4E86">
          <w:rPr>
            <w:rFonts w:ascii="Yu Gothic" w:hAnsi="Yu Gothic" w:eastAsia="Yu Gothic" w:cs="Yu Gothic"/>
            <w:b/>
            <w:bCs/>
            <w:color w:val="000000"/>
            <w:sz w:val="22"/>
          </w:rPr>
          <w:delText>)</w:delText>
        </w:r>
      </w:del>
      <w:ins w:author="Makoto_Abe1" w:date="2026-02-20T14:01:00Z" w16du:dateUtc="2026-02-20T05:01:00Z" w:id="47">
        <w:r w:rsidR="00BF4E86">
          <w:rPr>
            <w:rFonts w:hint="eastAsia" w:ascii="Yu Gothic" w:hAnsi="Yu Gothic" w:eastAsia="Yu Gothic" w:cs="Yu Gothic"/>
            <w:b/>
            <w:bCs/>
            <w:color w:val="000000"/>
            <w:sz w:val="22"/>
          </w:rPr>
          <w:t>）</w:t>
        </w:r>
      </w:ins>
    </w:p>
    <w:p w:rsidR="00F14262" w:rsidP="00F14262" w:rsidRDefault="00F14262" w14:paraId="7B9924A3" w14:textId="77777777"/>
    <w:p w:rsidR="00F14262" w:rsidRDefault="00F14262" w14:paraId="3D1F7A60" w14:textId="77777777">
      <w:pPr>
        <w:ind w:firstLine="209" w:firstLineChars="100"/>
        <w:pPrChange w:author="Makoto_Abe1" w:date="2026-02-20T13:56:00Z" w16du:dateUtc="2026-02-20T04:56:00Z" w:id="48">
          <w:pPr/>
        </w:pPrChange>
      </w:pPr>
      <w:r>
        <w:t>今回紹介する研究は、教育が所得の伸びにどのくらい貢献したかを所得階層別に示しています。世界の所得下位85%はすべての階層でほぼ同じ程度の効果で、教育は所得成長を年率約1%ポイント底上げしました。下位20%は所得の年率成長率が1.9%なので、所得増加の半分以上を教育がもたらしたことになります。逆に言うと、もし下位20％の就学年数が1980年のままだったら、所得の年率成長率は0.8％にとどまっていたことになります。上位15%では教育の貢献は減り、上位1%では教育以外の要因でのみ所得が増えていました。</w:t>
      </w:r>
      <w:commentRangeStart w:id="49"/>
      <w:commentRangeStart w:id="623192134"/>
      <w:r>
        <w:t>これを著者流に表現すると、下位60%で所得の伸びの40-70%を教育が説明している、です。</w:t>
      </w:r>
      <w:commentRangeEnd w:id="49"/>
      <w:r w:rsidR="00C912B7">
        <w:rPr>
          <w:rStyle w:val="af2"/>
        </w:rPr>
        <w:commentReference w:id="49"/>
      </w:r>
      <w:commentRangeEnd w:id="623192134"/>
      <w:r>
        <w:rPr>
          <w:rStyle w:val="CommentReference"/>
        </w:rPr>
        <w:commentReference w:id="623192134"/>
      </w:r>
      <w:r>
        <w:t>同時期に1日2.15ドル以下で暮らす世界の貧困層は47%から14%に急減しましたが、教育普及はその減少の35%を説明できます。これらは公共政策における教育の重要性を改めて示す証拠といえます。全世界を対象に教育の重要性、とくに低所得階層における重要性を示したのは画期的な貢献です。</w:t>
      </w:r>
    </w:p>
    <w:p w:rsidR="00F14262" w:rsidP="00F14262" w:rsidRDefault="00F14262" w14:paraId="7BA683C5" w14:textId="37802BB6">
      <w:pPr>
        <w:ind w:firstLine="210"/>
      </w:pPr>
      <w:r>
        <w:t>教育は1980</w:t>
      </w:r>
      <w:del w:author="Makoto_Abe1" w:date="2026-02-24T13:46:00Z" w16du:dateUtc="2026-02-24T04:46:00Z" w:id="50">
        <w:r w:rsidDel="00927B00">
          <w:delText>-</w:delText>
        </w:r>
      </w:del>
      <w:ins w:author="Makoto_Abe1" w:date="2026-02-24T13:46:00Z" w16du:dateUtc="2026-02-24T04:46:00Z" w:id="51">
        <w:r w:rsidR="00927B00">
          <w:rPr>
            <w:rFonts w:hint="eastAsia"/>
          </w:rPr>
          <w:t>～</w:t>
        </w:r>
      </w:ins>
      <w:r>
        <w:t>2019年の世界の所得成長の25%を説明していますが、企業の高技能労働需要増加の貢献はその30%</w:t>
      </w:r>
      <w:del w:author="Makoto_Abe1" w:date="2026-02-20T14:01:00Z" w16du:dateUtc="2026-02-20T05:01:00Z" w:id="52">
        <w:r w:rsidDel="00BF4E86">
          <w:delText>(</w:delText>
        </w:r>
      </w:del>
      <w:ins w:author="Makoto_Abe1" w:date="2026-02-20T14:01:00Z" w16du:dateUtc="2026-02-20T05:01:00Z" w:id="53">
        <w:r w:rsidR="00BF4E86">
          <w:rPr>
            <w:rFonts w:hint="eastAsia"/>
          </w:rPr>
          <w:t>（</w:t>
        </w:r>
      </w:ins>
      <w:r>
        <w:t>7.5%ポイント</w:t>
      </w:r>
      <w:del w:author="Makoto_Abe1" w:date="2026-02-20T14:01:00Z" w16du:dateUtc="2026-02-20T05:01:00Z" w:id="54">
        <w:r w:rsidDel="00BF4E86">
          <w:delText>)</w:delText>
        </w:r>
      </w:del>
      <w:ins w:author="Makoto_Abe1" w:date="2026-02-20T14:01:00Z" w16du:dateUtc="2026-02-20T05:01:00Z" w:id="55">
        <w:r w:rsidR="00BF4E86">
          <w:rPr>
            <w:rFonts w:hint="eastAsia"/>
          </w:rPr>
          <w:t>）</w:t>
        </w:r>
      </w:ins>
      <w:r>
        <w:t>を占め、就学年数の延伸という教育の純粋な効果はその70%</w:t>
      </w:r>
      <w:del w:author="Makoto_Abe1" w:date="2026-02-20T14:01:00Z" w16du:dateUtc="2026-02-20T05:01:00Z" w:id="56">
        <w:r w:rsidDel="00BF4E86">
          <w:delText>(</w:delText>
        </w:r>
      </w:del>
      <w:ins w:author="Makoto_Abe1" w:date="2026-02-20T14:01:00Z" w16du:dateUtc="2026-02-20T05:01:00Z" w:id="57">
        <w:r w:rsidR="00BF4E86">
          <w:rPr>
            <w:rFonts w:hint="eastAsia"/>
          </w:rPr>
          <w:t>（</w:t>
        </w:r>
      </w:ins>
      <w:r>
        <w:t>17.5%ポイント</w:t>
      </w:r>
      <w:del w:author="Makoto_Abe1" w:date="2026-02-20T14:01:00Z" w16du:dateUtc="2026-02-20T05:01:00Z" w:id="58">
        <w:r w:rsidDel="00BF4E86">
          <w:delText>)</w:delText>
        </w:r>
      </w:del>
      <w:ins w:author="Makoto_Abe1" w:date="2026-02-20T14:01:00Z" w16du:dateUtc="2026-02-20T05:01:00Z" w:id="59">
        <w:r w:rsidR="00BF4E86">
          <w:rPr>
            <w:rFonts w:hint="eastAsia"/>
          </w:rPr>
          <w:t>）</w:t>
        </w:r>
      </w:ins>
      <w:r>
        <w:t>でした。高技能労働供給が増えるとその価格</w:t>
      </w:r>
      <w:del w:author="Makoto_Abe1" w:date="2026-02-20T14:22:00Z" w16du:dateUtc="2026-02-20T05:22:00Z" w:id="60">
        <w:r w:rsidDel="00F21538">
          <w:delText>(</w:delText>
        </w:r>
      </w:del>
      <w:ins w:author="Makoto_Abe1" w:date="2026-02-20T14:22:00Z" w16du:dateUtc="2026-02-20T05:22:00Z" w:id="61">
        <w:r w:rsidR="00F21538">
          <w:rPr>
            <w:rFonts w:hint="eastAsia"/>
          </w:rPr>
          <w:t>（</w:t>
        </w:r>
      </w:ins>
      <w:r>
        <w:t>教育投資の収益率</w:t>
      </w:r>
      <w:del w:author="Makoto_Abe1" w:date="2026-02-20T14:22:00Z" w16du:dateUtc="2026-02-20T05:22:00Z" w:id="62">
        <w:r w:rsidDel="00F21538">
          <w:delText>)</w:delText>
        </w:r>
      </w:del>
      <w:ins w:author="Makoto_Abe1" w:date="2026-02-20T14:22:00Z" w16du:dateUtc="2026-02-20T05:22:00Z" w:id="63">
        <w:r w:rsidR="00F21538">
          <w:rPr>
            <w:rFonts w:hint="eastAsia"/>
          </w:rPr>
          <w:t>）</w:t>
        </w:r>
      </w:ins>
      <w:r>
        <w:t>は下がりますが、それに対応して企業が高技能労働需要を増やすことで、価格の減少を押し戻したと解釈できます</w:t>
      </w:r>
      <w:del w:author="Makoto_Abe1" w:date="2026-02-24T13:46:00Z" w16du:dateUtc="2026-02-24T04:46:00Z" w:id="64">
        <w:r w:rsidDel="00927B00">
          <w:delText>。</w:delText>
        </w:r>
      </w:del>
      <w:r w:rsidRPr="4A51E7AC">
        <w:rPr>
          <w:rStyle w:val="a7"/>
        </w:rPr>
        <w:endnoteReference w:id="1"/>
      </w:r>
      <w:ins w:author="Makoto_Abe1" w:date="2026-02-24T13:46:00Z" w16du:dateUtc="2026-02-24T04:46:00Z" w:id="69">
        <w:r w:rsidR="00927B00">
          <w:rPr>
            <w:rFonts w:hint="eastAsia"/>
          </w:rPr>
          <w:t>。</w:t>
        </w:r>
      </w:ins>
    </w:p>
    <w:p w:rsidR="00F14262" w:rsidP="00F14262" w:rsidRDefault="00F14262" w14:paraId="3E1A2709" w14:textId="77777777">
      <w:pPr>
        <w:ind w:firstLine="210"/>
      </w:pPr>
    </w:p>
    <w:p w:rsidR="00F14262" w:rsidP="00F14262" w:rsidRDefault="00F14262" w14:paraId="0C585186" w14:textId="77777777">
      <w:pPr>
        <w:keepNext/>
        <w:pBdr>
          <w:top w:val="nil"/>
          <w:left w:val="nil"/>
          <w:bottom w:val="nil"/>
          <w:right w:val="nil"/>
          <w:between w:val="nil"/>
        </w:pBdr>
        <w:rPr>
          <w:rFonts w:ascii="Yu Gothic" w:hAnsi="Yu Gothic" w:eastAsia="Yu Gothic" w:cs="Yu Gothic"/>
          <w:b/>
          <w:bCs/>
          <w:color w:val="000000"/>
          <w:sz w:val="22"/>
        </w:rPr>
      </w:pPr>
      <w:r>
        <w:rPr>
          <w:rFonts w:ascii="Yu Gothic" w:hAnsi="Yu Gothic" w:eastAsia="Yu Gothic" w:cs="Yu Gothic"/>
          <w:b/>
          <w:bCs/>
          <w:sz w:val="22"/>
        </w:rPr>
        <w:t>データ</w:t>
      </w:r>
    </w:p>
    <w:p w:rsidR="00F14262" w:rsidP="00F14262" w:rsidRDefault="00F14262" w14:paraId="333C3F92" w14:textId="77777777"/>
    <w:p w:rsidR="00F14262" w:rsidRDefault="00F14262" w14:paraId="295F9F3A" w14:textId="76F16E95">
      <w:pPr>
        <w:ind w:firstLine="209" w:firstLineChars="100"/>
        <w:pPrChange w:author="Makoto_Abe1" w:date="2026-02-20T13:56:00Z" w16du:dateUtc="2026-02-20T04:56:00Z" w:id="70">
          <w:pPr/>
        </w:pPrChange>
      </w:pPr>
      <w:r>
        <w:t>本研究が所得階層別に教育の貢献を示すことができたのは、用いたデータの種類と量が多いためです。ILOが収集し多国間</w:t>
      </w:r>
      <w:ins w:author="Makoto_Abe1" w:date="2026-02-20T14:23:00Z" w16du:dateUtc="2026-02-20T05:23:00Z" w:id="71">
        <w:r w:rsidR="00F21538">
          <w:rPr>
            <w:rFonts w:hint="eastAsia"/>
          </w:rPr>
          <w:t>で</w:t>
        </w:r>
      </w:ins>
      <w:r>
        <w:t>比較可能にしたデータを154か国</w:t>
      </w:r>
      <w:del w:author="Makoto_Abe1" w:date="2026-02-20T14:01:00Z" w16du:dateUtc="2026-02-20T05:01:00Z" w:id="72">
        <w:r w:rsidDel="00BF4E86">
          <w:delText>(</w:delText>
        </w:r>
      </w:del>
      <w:ins w:author="Makoto_Abe1" w:date="2026-02-20T14:02:00Z" w16du:dateUtc="2026-02-20T05:02:00Z" w:id="73">
        <w:r w:rsidR="00BF4E86">
          <w:rPr>
            <w:rFonts w:hint="eastAsia"/>
          </w:rPr>
          <w:t>（</w:t>
        </w:r>
      </w:ins>
      <w:r>
        <w:t>2019年前後</w:t>
      </w:r>
      <w:del w:author="Makoto_Abe1" w:date="2026-02-20T14:02:00Z" w16du:dateUtc="2026-02-20T05:02:00Z" w:id="74">
        <w:r w:rsidDel="00BF4E86">
          <w:delText>)</w:delText>
        </w:r>
      </w:del>
      <w:ins w:author="Makoto_Abe1" w:date="2026-02-20T14:02:00Z" w16du:dateUtc="2026-02-20T05:02:00Z" w:id="75">
        <w:r w:rsidR="00BF4E86">
          <w:rPr>
            <w:rFonts w:hint="eastAsia"/>
          </w:rPr>
          <w:t>）</w:t>
        </w:r>
      </w:ins>
      <w:r>
        <w:t>、世界銀行が収集し多国間</w:t>
      </w:r>
      <w:ins w:author="Makoto_Abe1" w:date="2026-02-20T14:23:00Z" w16du:dateUtc="2026-02-20T05:23:00Z" w:id="76">
        <w:r w:rsidR="00F21538">
          <w:rPr>
            <w:rFonts w:hint="eastAsia"/>
          </w:rPr>
          <w:t>で</w:t>
        </w:r>
      </w:ins>
      <w:r>
        <w:t>比較可能にした所得分配データを109か国</w:t>
      </w:r>
      <w:del w:author="Makoto_Abe1" w:date="2026-02-20T14:02:00Z" w16du:dateUtc="2026-02-20T05:02:00Z" w:id="77">
        <w:r w:rsidDel="00BF4E86">
          <w:delText>(</w:delText>
        </w:r>
      </w:del>
      <w:ins w:author="Makoto_Abe1" w:date="2026-02-20T14:02:00Z" w16du:dateUtc="2026-02-20T05:02:00Z" w:id="78">
        <w:r w:rsidR="00BF4E86">
          <w:rPr>
            <w:rFonts w:hint="eastAsia"/>
          </w:rPr>
          <w:t>（</w:t>
        </w:r>
      </w:ins>
      <w:r>
        <w:t>2000年前後</w:t>
      </w:r>
      <w:del w:author="Makoto_Abe1" w:date="2026-02-20T14:02:00Z" w16du:dateUtc="2026-02-20T05:02:00Z" w:id="79">
        <w:r w:rsidDel="00BF4E86">
          <w:delText>)</w:delText>
        </w:r>
      </w:del>
      <w:ins w:author="Makoto_Abe1" w:date="2026-02-20T14:02:00Z" w16du:dateUtc="2026-02-20T05:02:00Z" w:id="80">
        <w:r w:rsidR="00BF4E86">
          <w:rPr>
            <w:rFonts w:hint="eastAsia"/>
          </w:rPr>
          <w:t>）</w:t>
        </w:r>
      </w:ins>
      <w:r>
        <w:t>、そして成長会計研究で今まで使われてきたその他データを多数組み合わせています。各国の家計調査</w:t>
      </w:r>
      <w:r>
        <w:lastRenderedPageBreak/>
        <w:t>から所得を計算し、国ごとに所得分布を描きます。所得として算入できる範囲を各国で揃え、多国間で比較可能にする作業は膨大です。教育水準も各国で異なる学校制度を考えて比較可能にする必要があります。こうした作業を時系列に40年間にわたって実施しました。種類も異なる膨大な数のデータを使った作業量は相当なものです。こうした作業をたった一人の研究助手とともにやり遂げた著者は凄いの一言です。</w:t>
      </w:r>
    </w:p>
    <w:p w:rsidR="00F14262" w:rsidP="00F14262" w:rsidRDefault="00F14262" w14:paraId="546C5015" w14:textId="77777777"/>
    <w:p w:rsidR="00F14262" w:rsidP="00F14262" w:rsidRDefault="00F14262" w14:paraId="6B4F0A15" w14:textId="7C47F72D">
      <w:pPr>
        <w:pStyle w:val="1"/>
      </w:pPr>
      <w:r w:rsidRPr="00F14262">
        <w:rPr>
          <w:rFonts w:hint="eastAsia"/>
        </w:rPr>
        <w:t>実現メカニズム解明の必要性</w:t>
      </w:r>
    </w:p>
    <w:p w:rsidR="00F14262" w:rsidP="00F14262" w:rsidRDefault="00F14262" w14:paraId="73F74400" w14:textId="77777777"/>
    <w:p w:rsidR="00F14262" w:rsidRDefault="00F14262" w14:paraId="1BD8DF09" w14:textId="0CFAC279">
      <w:pPr>
        <w:ind w:firstLine="209" w:firstLineChars="100"/>
        <w:pPrChange w:author="Makoto_Abe1" w:date="2026-02-20T13:56:00Z" w16du:dateUtc="2026-02-20T04:56:00Z" w:id="81">
          <w:pPr/>
        </w:pPrChange>
      </w:pPr>
      <w:r>
        <w:t>本研究は成長への教育の貢献を数値で示しましたが、実現までのメカニズムには触れていません。メカニズム解明には各国の教育政策、家計の就学・就労意思決定などの教育に関する伝統的な研究蓄積が参考になります。本研究では、教育の貢献の3割を占める企業の雇用対応を研究する必要性も示されました。途上国企業研究は多数ありますが、技能労働需要に焦点を当てた研究は比較的少数で近年になって始まったばかりです。今後は途上国企業の技術選択行動、技能労働雇用を促す公的政策なども研究する必要がありそうです。</w:t>
      </w:r>
      <w:ins w:author="Makoto_Abe1" w:date="2026-02-20T13:59:00Z" w16du:dateUtc="2026-02-20T04:59:00Z" w:id="82">
        <w:r w:rsidR="00BF4E86">
          <w:rPr>
            <w:rFonts w:hint="eastAsia"/>
          </w:rPr>
          <w:t>■</w:t>
        </w:r>
      </w:ins>
    </w:p>
    <w:p w:rsidR="00806E1D" w:rsidP="00D25551" w:rsidRDefault="00806E1D" w14:paraId="67520A09" w14:textId="77777777">
      <w:pPr>
        <w:rPr>
          <w:ins w:author="Makoto_Abe1" w:date="2026-02-20T13:56:00Z" w16du:dateUtc="2026-02-20T04:56:00Z" w:id="83"/>
          <w:sz w:val="18"/>
          <w:szCs w:val="18"/>
        </w:rPr>
      </w:pPr>
    </w:p>
    <w:p w:rsidR="00D25551" w:rsidP="00D25551" w:rsidRDefault="00D25551" w14:paraId="540C01C4" w14:textId="4E77DC7A">
      <w:pPr>
        <w:rPr>
          <w:sz w:val="18"/>
          <w:szCs w:val="18"/>
        </w:rPr>
      </w:pPr>
      <w:r>
        <w:rPr>
          <w:sz w:val="18"/>
          <w:szCs w:val="18"/>
        </w:rPr>
        <w:t>※この記事の内容および意見は執筆者個人に属し、日本貿易振興機構あるいはアジア経済研究所の公式意見を示すものではありません。</w:t>
      </w:r>
    </w:p>
    <w:p w:rsidRPr="00F14262" w:rsidR="00D25551" w:rsidDel="00BF4E86" w:rsidP="00D25551" w:rsidRDefault="00D25551" w14:paraId="57EAEB52" w14:textId="1E8E302C">
      <w:pPr>
        <w:pBdr>
          <w:top w:val="nil"/>
          <w:left w:val="nil"/>
          <w:bottom w:val="nil"/>
          <w:right w:val="nil"/>
          <w:between w:val="nil"/>
        </w:pBdr>
        <w:rPr>
          <w:del w:author="Makoto_Abe1" w:date="2026-02-20T13:59:00Z" w16du:dateUtc="2026-02-20T04:59:00Z" w:id="84"/>
          <w:color w:val="000000" w:themeColor="text1"/>
        </w:rPr>
      </w:pPr>
    </w:p>
    <w:p w:rsidR="00D25551" w:rsidP="00D25551" w:rsidRDefault="00D25551" w14:paraId="250E3A49" w14:textId="4FD18120">
      <w:pPr>
        <w:pBdr>
          <w:top w:val="nil"/>
          <w:left w:val="nil"/>
          <w:bottom w:val="nil"/>
          <w:right w:val="nil"/>
          <w:between w:val="nil"/>
        </w:pBdr>
        <w:rPr>
          <w:color w:val="000000"/>
        </w:rPr>
      </w:pPr>
      <w:bookmarkStart w:name="tgo9c7ox606i" w:id="85"/>
      <w:bookmarkEnd w:id="85"/>
    </w:p>
    <w:p w:rsidR="00D25551" w:rsidP="00846F4B" w:rsidRDefault="00D25551" w14:paraId="79A3374B" w14:textId="77777777">
      <w:pPr>
        <w:pStyle w:val="1"/>
      </w:pPr>
      <w:bookmarkStart w:name="9k4is6i6f8ko" w:colFirst="0" w:colLast="0" w:id="86"/>
      <w:bookmarkEnd w:id="86"/>
      <w:commentRangeStart w:id="87"/>
      <w:r>
        <w:t>著者プロフィール</w:t>
      </w:r>
      <w:commentRangeEnd w:id="87"/>
      <w:r w:rsidR="00C740A8">
        <w:rPr>
          <w:rStyle w:val="af2"/>
          <w:rFonts w:asciiTheme="minorHAnsi" w:hAnsiTheme="minorHAnsi" w:eastAsiaTheme="minorEastAsia" w:cstheme="minorBidi"/>
          <w:b w:val="0"/>
        </w:rPr>
        <w:commentReference w:id="87"/>
      </w:r>
    </w:p>
    <w:p w:rsidR="00D25551" w:rsidP="00D25551" w:rsidRDefault="00D25551" w14:paraId="058D2558" w14:textId="358B1A20">
      <w:pPr>
        <w:spacing w:after="120"/>
      </w:pPr>
      <w:hyperlink r:id="rId17">
        <w:r>
          <w:rPr>
            <w:color w:val="0563C1"/>
          </w:rPr>
          <w:t>伊藤成朗（いとうせいろう）</w:t>
        </w:r>
      </w:hyperlink>
      <w:r>
        <w:rPr>
          <w:color w:val="0563C1"/>
        </w:rPr>
        <w:t xml:space="preserve">　</w:t>
      </w:r>
      <w:r>
        <w:t>アジア経済研究所 開発研究センター、ミクロ経済分析グループ長。博士（経済学）。専門は開発経済学、応用ミクロ経済学、応用時系列分析。最近の著作に”</w:t>
      </w:r>
      <w:hyperlink r:id="rId18">
        <w:r w:rsidRPr="006B470E">
          <w:rPr>
            <w:color w:val="0000FF"/>
          </w:rPr>
          <w:t>Seasonality, academic calendar, and school dropouts in South Asia</w:t>
        </w:r>
      </w:hyperlink>
      <w:r>
        <w:t>.”（Abu S. Shonchoyと共著、</w:t>
      </w:r>
      <w:r>
        <w:rPr>
          <w:i/>
          <w:iCs/>
        </w:rPr>
        <w:t>Journal of Development Economics</w:t>
      </w:r>
      <w:r>
        <w:t xml:space="preserve">, </w:t>
      </w:r>
      <w:r w:rsidR="00085885">
        <w:rPr>
          <w:rFonts w:hint="eastAsia"/>
        </w:rPr>
        <w:t xml:space="preserve">Vol.179, Februrary </w:t>
      </w:r>
      <w:r>
        <w:t>2026, 103549）、主な著作に「</w:t>
      </w:r>
      <w:hyperlink r:id="rId19">
        <w:r>
          <w:rPr>
            <w:color w:val="0563C1"/>
          </w:rPr>
          <w:t>南アフリカにおける最低賃金規制と農業生産</w:t>
        </w:r>
      </w:hyperlink>
      <w:r>
        <w:t>」（『</w:t>
      </w:r>
      <w:r w:rsidRPr="00846F4B" w:rsidR="00FE4248">
        <w:t>アジア経済</w:t>
      </w:r>
      <w:r>
        <w:t>』2021年6月号）など。</w:t>
      </w:r>
    </w:p>
    <w:p w:rsidRPr="00F75B2E" w:rsidR="00F75B2E" w:rsidP="00F75B2E" w:rsidRDefault="00D25551" w14:paraId="0A2041BC" w14:textId="225A68CB">
      <w:r>
        <w:rPr>
          <w:noProof/>
        </w:rPr>
        <w:drawing>
          <wp:inline distT="0" distB="0" distL="114300" distR="114300" wp14:anchorId="790C4C0B" wp14:editId="2A9BDCBC">
            <wp:extent cx="1062080" cy="1440807"/>
            <wp:effectExtent l="0" t="0" r="0" b="0"/>
            <wp:docPr id="1" name="image2.png" descr="テキスト が含まれている画像&#10;&#10;AI 生成コンテンツは誤りを含む可能性があります。"/>
            <wp:cNvGraphicFramePr/>
            <a:graphic xmlns:a="http://schemas.openxmlformats.org/drawingml/2006/main">
              <a:graphicData uri="http://schemas.openxmlformats.org/drawingml/2006/picture">
                <pic:pic xmlns:pic="http://schemas.openxmlformats.org/drawingml/2006/picture">
                  <pic:nvPicPr>
                    <pic:cNvPr id="1" name="image2.png" descr="テキスト が含まれている画像&#10;&#10;AI 生成コンテンツは誤りを含む可能性があります。"/>
                    <pic:cNvPicPr preferRelativeResize="0"/>
                  </pic:nvPicPr>
                  <pic:blipFill>
                    <a:blip r:embed="rId20"/>
                    <a:srcRect/>
                    <a:stretch>
                      <a:fillRect/>
                    </a:stretch>
                  </pic:blipFill>
                  <pic:spPr>
                    <a:xfrm>
                      <a:off x="0" y="0"/>
                      <a:ext cx="1062080" cy="1440807"/>
                    </a:xfrm>
                    <a:prstGeom prst="rect">
                      <a:avLst/>
                    </a:prstGeom>
                    <a:ln/>
                  </pic:spPr>
                </pic:pic>
              </a:graphicData>
            </a:graphic>
          </wp:inline>
        </w:drawing>
      </w:r>
      <w:r>
        <w:rPr>
          <w:noProof/>
        </w:rPr>
        <w:drawing>
          <wp:inline distT="0" distB="0" distL="114300" distR="114300" wp14:anchorId="6FFF2290" wp14:editId="533C9468">
            <wp:extent cx="1019327" cy="1440000"/>
            <wp:effectExtent l="0" t="0" r="0" b="0"/>
            <wp:docPr id="3" name="image1.png" descr="テキスト, 手紙&#10;&#10;AI 生成コンテンツは誤りを含む可能性があります。"/>
            <wp:cNvGraphicFramePr/>
            <a:graphic xmlns:a="http://schemas.openxmlformats.org/drawingml/2006/main">
              <a:graphicData uri="http://schemas.openxmlformats.org/drawingml/2006/picture">
                <pic:pic xmlns:pic="http://schemas.openxmlformats.org/drawingml/2006/picture">
                  <pic:nvPicPr>
                    <pic:cNvPr id="3" name="image1.png" descr="テキスト, 手紙&#10;&#10;AI 生成コンテンツは誤りを含む可能性があります。"/>
                    <pic:cNvPicPr preferRelativeResize="0"/>
                  </pic:nvPicPr>
                  <pic:blipFill>
                    <a:blip r:embed="rId21"/>
                    <a:srcRect/>
                    <a:stretch>
                      <a:fillRect/>
                    </a:stretch>
                  </pic:blipFill>
                  <pic:spPr>
                    <a:xfrm>
                      <a:off x="0" y="0"/>
                      <a:ext cx="1019327" cy="1440000"/>
                    </a:xfrm>
                    <a:prstGeom prst="rect">
                      <a:avLst/>
                    </a:prstGeom>
                    <a:ln/>
                  </pic:spPr>
                </pic:pic>
              </a:graphicData>
            </a:graphic>
          </wp:inline>
        </w:drawing>
      </w:r>
      <w:bookmarkEnd w:id="1"/>
    </w:p>
    <w:sectPr w:rsidRPr="00F75B2E" w:rsidR="00F75B2E" w:rsidSect="00F14262">
      <w:headerReference w:type="default" r:id="rId22"/>
      <w:endnotePr>
        <w:numFmt w:val="decimal"/>
      </w:endnotePr>
      <w:type w:val="continuous"/>
      <w:pgSz w:w="11906" w:h="16838" w:orient="portrait" w:code="9"/>
      <w:pgMar w:top="1985" w:right="1701" w:bottom="1701" w:left="1701" w:header="851" w:footer="992" w:gutter="0"/>
      <w:cols w:space="425"/>
      <w:docGrid w:type="linesAndChars" w:linePitch="375" w:charSpace="-23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 w:author="Makoto_Abe1" w:date="2026-02-24T14:08:00Z" w:id="3">
    <w:p w:rsidR="00485789" w:rsidP="00485789" w:rsidRDefault="00485789" w14:paraId="14A19471" w14:textId="77777777">
      <w:pPr>
        <w:pStyle w:val="af3"/>
      </w:pPr>
      <w:r>
        <w:rPr>
          <w:rStyle w:val="af2"/>
        </w:rPr>
        <w:annotationRef/>
      </w:r>
      <w:r>
        <w:t>倍角ダーシ</w:t>
      </w:r>
    </w:p>
  </w:comment>
  <w:comment w:initials="R" w:author="Makoto_Abe1" w:date="2026-02-24T13:55:00Z" w:id="2">
    <w:p w:rsidR="007D5F7D" w:rsidP="007D5F7D" w:rsidRDefault="007D5F7D" w14:paraId="5322467C" w14:textId="333C49C3">
      <w:pPr>
        <w:pStyle w:val="af3"/>
      </w:pPr>
      <w:r>
        <w:rPr>
          <w:rStyle w:val="af2"/>
        </w:rPr>
        <w:annotationRef/>
      </w:r>
      <w:r>
        <w:t>IDEスクエアは副題はダブルダーシでつなぐことに統一しているため、このように変更しました。ご確認下さい。</w:t>
      </w:r>
    </w:p>
  </w:comment>
  <w:comment w:initials="R" w:author="Makoto_Abe1" w:date="2026-02-24T14:05:00Z" w:id="49">
    <w:p w:rsidR="00C912B7" w:rsidP="00C912B7" w:rsidRDefault="00C912B7" w14:paraId="1E3DBB9C" w14:textId="77777777">
      <w:pPr>
        <w:pStyle w:val="af3"/>
      </w:pPr>
      <w:r>
        <w:rPr>
          <w:rStyle w:val="af2"/>
        </w:rPr>
        <w:annotationRef/>
      </w:r>
      <w:r>
        <w:t>「これを著者流に表現すると、・・・、です」だと、この直前の記述をそのまま著者の表現に変えて表現したと読めてしまいますが、それでよいでしょうか。そうでなくこのあたりの議論について著者が述べていることを付け加えたいなら、「著者は、下位60％で所得の伸びの40％から70％を教育が説明している、と述べています。」くらいでいように思います。</w:t>
      </w:r>
    </w:p>
  </w:comment>
  <w:comment w:initials="R" w:author="Makoto_Abe1" w:date="2026-02-14T16:27:00Z" w:id="87">
    <w:p w:rsidR="00C740A8" w:rsidP="00C740A8" w:rsidRDefault="00C740A8" w14:paraId="2C40AF65" w14:textId="10025F8D">
      <w:pPr>
        <w:pStyle w:val="af3"/>
      </w:pPr>
      <w:r>
        <w:rPr>
          <w:rStyle w:val="af2"/>
        </w:rPr>
        <w:annotationRef/>
      </w:r>
      <w:r>
        <w:t>見出しh6</w:t>
      </w:r>
    </w:p>
  </w:comment>
  <w:comment xmlns:w="http://schemas.openxmlformats.org/wordprocessingml/2006/main" w:initials="Se" w:author="Seiro_Ito" w:date="2026-02-24T19:58:38" w:id="1086839937">
    <w:p xmlns:w14="http://schemas.microsoft.com/office/word/2010/wordml" xmlns:w="http://schemas.openxmlformats.org/wordprocessingml/2006/main" w:rsidR="5E062F01" w:rsidRDefault="49487E97" w14:paraId="715C16F3" w14:textId="1F97CA73">
      <w:pPr>
        <w:pStyle w:val="CommentText"/>
      </w:pPr>
      <w:r>
        <w:rPr>
          <w:rStyle w:val="CommentReference"/>
        </w:rPr>
        <w:annotationRef/>
      </w:r>
      <w:r w:rsidRPr="2F12B9CF" w:rsidR="6CD7685D">
        <w:t>どうもありがとうございます。</w:t>
      </w:r>
    </w:p>
  </w:comment>
  <w:comment xmlns:w="http://schemas.openxmlformats.org/wordprocessingml/2006/main" w:initials="Se" w:author="Seiro_Ito" w:date="2026-02-24T20:01:43" w:id="623192134">
    <w:p xmlns:w14="http://schemas.microsoft.com/office/word/2010/wordml" xmlns:w="http://schemas.openxmlformats.org/wordprocessingml/2006/main" w:rsidR="078C1934" w:rsidRDefault="6209807D" w14:paraId="7581AFF7" w14:textId="6EB70892">
      <w:pPr>
        <w:pStyle w:val="CommentText"/>
      </w:pPr>
      <w:r>
        <w:rPr>
          <w:rStyle w:val="CommentReference"/>
        </w:rPr>
        <w:annotationRef/>
      </w:r>
      <w:r w:rsidRPr="123A618A" w:rsidR="34C036D0">
        <w:t>どうもありがとうございます。同じ結果を直前の記述、および、ここでの記述として表現しています。よって、「この直前の記述をそのまま著者の表現に変えて表現したと読めてしまいます」が意図通りです。</w:t>
      </w:r>
    </w:p>
  </w:comment>
</w:comments>
</file>

<file path=word/commentsExtended.xml><?xml version="1.0" encoding="utf-8"?>
<w15:commentsEx xmlns:mc="http://schemas.openxmlformats.org/markup-compatibility/2006" xmlns:w15="http://schemas.microsoft.com/office/word/2012/wordml" mc:Ignorable="w15">
  <w15:commentEx w15:done="0" w15:paraId="14A19471"/>
  <w15:commentEx w15:done="0" w15:paraId="5322467C"/>
  <w15:commentEx w15:done="0" w15:paraId="1E3DBB9C"/>
  <w15:commentEx w15:done="0" w15:paraId="2C40AF65"/>
  <w15:commentEx w15:done="0" w15:paraId="715C16F3" w15:paraIdParent="5322467C"/>
  <w15:commentEx w15:done="0" w15:paraId="7581AFF7" w15:paraIdParent="1E3DBB9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5CB0B9C" w16cex:dateUtc="2026-02-24T05:08:00Z"/>
  <w16cex:commentExtensible w16cex:durableId="418114ED" w16cex:dateUtc="2026-02-24T04:55:00Z">
    <w16cex:extLst>
      <w16:ext w16:uri="{CE6994B0-6A32-4C9F-8C6B-6E91EDA988CE}">
        <cr:reactions xmlns:cr="http://schemas.microsoft.com/office/comments/2020/reactions">
          <cr:reaction reactionType="1">
            <cr:reactionInfo dateUtc="2026-02-24T10:58:41.626Z">
              <cr:user userId="S::seiro_ito@jetro.go.jp::9ec6789a-2c76-4cf0-bd10-af35c7229f0d" userProvider="AD" userName="Seiro_Ito"/>
            </cr:reactionInfo>
          </cr:reaction>
        </cr:reactions>
      </w16:ext>
    </w16cex:extLst>
  </w16cex:commentExtensible>
  <w16cex:commentExtensible w16cex:durableId="54DB0142" w16cex:dateUtc="2026-02-24T05:05:00Z"/>
  <w16cex:commentExtensible w16cex:durableId="544C16DA" w16cex:dateUtc="2026-02-14T07:27:00Z"/>
  <w16cex:commentExtensible w16cex:durableId="2C02BBE7" w16cex:dateUtc="2026-02-24T10:58:38.29Z"/>
  <w16cex:commentExtensible w16cex:durableId="176CD4BA" w16cex:dateUtc="2026-02-24T11:01:43.989Z"/>
</w16cex:commentsExtensible>
</file>

<file path=word/commentsIds.xml><?xml version="1.0" encoding="utf-8"?>
<w16cid:commentsIds xmlns:mc="http://schemas.openxmlformats.org/markup-compatibility/2006" xmlns:w16cid="http://schemas.microsoft.com/office/word/2016/wordml/cid" mc:Ignorable="w16cid">
  <w16cid:commentId w16cid:paraId="14A19471" w16cid:durableId="45CB0B9C"/>
  <w16cid:commentId w16cid:paraId="5322467C" w16cid:durableId="418114ED"/>
  <w16cid:commentId w16cid:paraId="1E3DBB9C" w16cid:durableId="54DB0142"/>
  <w16cid:commentId w16cid:paraId="2C40AF65" w16cid:durableId="544C16DA"/>
  <w16cid:commentId w16cid:paraId="715C16F3" w16cid:durableId="2C02BBE7"/>
  <w16cid:commentId w16cid:paraId="7581AFF7" w16cid:durableId="176CD4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17DA" w:rsidP="00EF5DC2" w:rsidRDefault="001517DA" w14:paraId="7269B758" w14:textId="77777777"/>
  </w:endnote>
  <w:endnote w:type="continuationSeparator" w:id="0">
    <w:p w:rsidR="001517DA" w:rsidP="00EF5DC2" w:rsidRDefault="001517DA" w14:paraId="3F48BA86" w14:textId="77777777">
      <w:del w:author="Makoto_Abe1" w:date="2026-02-24T14:06:00Z" w16du:dateUtc="2026-02-24T05:06:00Z" w:id="0">
        <w:r w:rsidDel="00C912B7">
          <w:continuationSeparator/>
        </w:r>
      </w:del>
    </w:p>
  </w:endnote>
  <w:endnote w:id="1">
    <w:p w:rsidR="00BF4E86" w:rsidRDefault="00BF4E86" w14:paraId="3EEDEAB2" w14:textId="70B6992F">
      <w:pPr>
        <w:pStyle w:val="1"/>
        <w:rPr>
          <w:ins w:author="Makoto_Abe1" w:date="2026-02-20T13:58:00Z" w16du:dateUtc="2026-02-20T04:58:00Z" w:id="65"/>
        </w:rPr>
        <w:pPrChange w:author="Makoto_Abe1" w:date="2026-02-20T13:59:00Z" w16du:dateUtc="2026-02-20T04:59:00Z" w:id="66">
          <w:pPr>
            <w:pStyle w:val="a5"/>
          </w:pPr>
        </w:pPrChange>
      </w:pPr>
      <w:ins w:author="Makoto_Abe1" w:date="2026-02-20T13:58:00Z" w16du:dateUtc="2026-02-20T04:58:00Z" w:id="67">
        <w:r>
          <w:rPr>
            <w:rFonts w:hint="eastAsia"/>
          </w:rPr>
          <w:t>注</w:t>
        </w:r>
      </w:ins>
    </w:p>
    <w:p w:rsidR="00F14262" w:rsidRDefault="00F14262" w14:paraId="0EE72BBE" w14:textId="2FE6A8FE">
      <w:pPr>
        <w:pStyle w:val="a5"/>
        <w:pPrChange w:author="Makoto_Abe1" w:date="2026-02-20T13:58:00Z" w16du:dateUtc="2026-02-20T04:58:00Z" w:id="68">
          <w:pPr>
            <w:pStyle w:val="a5"/>
            <w:ind w:firstLine="210"/>
          </w:pPr>
        </w:pPrChange>
      </w:pPr>
      <w:r w:rsidRPr="4A51E7AC">
        <w:rPr>
          <w:rStyle w:val="a7"/>
        </w:rPr>
        <w:endnoteRef/>
      </w:r>
      <w:r>
        <w:t xml:space="preserve"> ただし、中国とインドは例外で、企業が高技能よりも低技能雇用を多く増やしたために、高等教育の収益率が下がりました。2010年代以降の中国は高技能雇用が増えたものの、それ以前の成長を支えた低賃金雇用の影響が大きく出たのでしょう。</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923434"/>
      <w:docPartObj>
        <w:docPartGallery w:val="Page Numbers (Bottom of Page)"/>
        <w:docPartUnique/>
      </w:docPartObj>
    </w:sdtPr>
    <w:sdtContent>
      <w:p w:rsidR="00C22DA8" w:rsidRDefault="00C22DA8" w14:paraId="7F8C9681" w14:textId="3A160181">
        <w:pPr>
          <w:pStyle w:val="ac"/>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17DA" w:rsidP="00EF5DC2" w:rsidRDefault="001517DA" w14:paraId="343FDD63" w14:textId="77777777">
      <w:r>
        <w:separator/>
      </w:r>
    </w:p>
  </w:footnote>
  <w:footnote w:type="continuationSeparator" w:id="0">
    <w:p w:rsidR="001517DA" w:rsidP="00EF5DC2" w:rsidRDefault="001517DA" w14:paraId="1BF2918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22DA8" w:rsidRDefault="00C22DA8" w14:paraId="42FB07D9" w14:textId="7D3960A9">
    <w:pPr>
      <w:pStyle w:val="aa"/>
    </w:pPr>
  </w:p>
  <w:tbl>
    <w:tblPr>
      <w:tblStyle w:val="af8"/>
      <w:tblW w:w="8506" w:type="dxa"/>
      <w:jc w:val="center"/>
      <w:tblLook w:val="04A0" w:firstRow="1" w:lastRow="0" w:firstColumn="1" w:lastColumn="0" w:noHBand="0" w:noVBand="1"/>
    </w:tblPr>
    <w:tblGrid>
      <w:gridCol w:w="4357"/>
      <w:gridCol w:w="4149"/>
    </w:tblGrid>
    <w:tr w:rsidRPr="004627CD" w:rsidR="00C22DA8" w:rsidTr="002E262A" w14:paraId="69552639" w14:textId="77777777">
      <w:trPr>
        <w:jc w:val="center"/>
      </w:trPr>
      <w:tc>
        <w:tcPr>
          <w:tcW w:w="4357" w:type="dxa"/>
          <w:tcBorders>
            <w:top w:val="single" w:color="ED7D31" w:themeColor="accent2" w:sz="12" w:space="0"/>
            <w:left w:val="nil"/>
            <w:bottom w:val="single" w:color="ED7D31" w:themeColor="accent2" w:sz="12" w:space="0"/>
            <w:right w:val="nil"/>
          </w:tcBorders>
        </w:tcPr>
        <w:p w:rsidRPr="004627CD" w:rsidR="00C22DA8" w:rsidP="00C22DA8" w:rsidRDefault="00C22DA8" w14:paraId="3368D597" w14:textId="77777777">
          <w:pPr>
            <w:rPr>
              <w:rFonts w:cs="Times New Roman"/>
            </w:rPr>
          </w:pPr>
          <w:r w:rsidRPr="004627CD">
            <w:rPr>
              <w:rFonts w:hint="eastAsia" w:cs="Times New Roman"/>
            </w:rPr>
            <w:t>アジア経済研究所『</w:t>
          </w:r>
          <w:r w:rsidRPr="004627CD">
            <w:rPr>
              <w:rFonts w:cs="Times New Roman"/>
            </w:rPr>
            <w:t>IDE</w:t>
          </w:r>
          <w:r w:rsidRPr="004627CD">
            <w:rPr>
              <w:rFonts w:hint="eastAsia" w:cs="Times New Roman"/>
              <w:spacing w:val="-6"/>
            </w:rPr>
            <w:t>スクエア</w:t>
          </w:r>
          <w:r w:rsidRPr="004627CD">
            <w:rPr>
              <w:rFonts w:hint="eastAsia" w:cs="Times New Roman"/>
            </w:rPr>
            <w:t>』</w:t>
          </w:r>
        </w:p>
      </w:tc>
      <w:tc>
        <w:tcPr>
          <w:tcW w:w="4149" w:type="dxa"/>
          <w:tcBorders>
            <w:top w:val="single" w:color="ED7D31" w:themeColor="accent2" w:sz="12" w:space="0"/>
            <w:left w:val="nil"/>
            <w:bottom w:val="single" w:color="ED7D31" w:themeColor="accent2" w:sz="12" w:space="0"/>
            <w:right w:val="nil"/>
          </w:tcBorders>
        </w:tcPr>
        <w:p w:rsidRPr="004627CD" w:rsidR="00C22DA8" w:rsidP="00C22DA8" w:rsidRDefault="00C22DA8" w14:paraId="57D6DFD0" w14:textId="77777777">
          <w:pPr>
            <w:rPr>
              <w:rFonts w:cs="Times New Roman"/>
            </w:rPr>
          </w:pPr>
        </w:p>
      </w:tc>
    </w:tr>
  </w:tbl>
  <w:p w:rsidRPr="004627CD" w:rsidR="00C22DA8" w:rsidP="00C22DA8" w:rsidRDefault="00C22DA8" w14:paraId="02A8359F" w14:textId="77777777">
    <w:pPr>
      <w:tabs>
        <w:tab w:val="center" w:pos="4252"/>
        <w:tab w:val="right" w:pos="8504"/>
      </w:tabs>
      <w:snapToGrid w:val="0"/>
      <w:rPr>
        <w:rFonts w:cs="Times New Roman"/>
      </w:rPr>
    </w:pPr>
  </w:p>
  <w:p w:rsidRPr="004627CD" w:rsidR="00C22DA8" w:rsidP="00C22DA8" w:rsidRDefault="00C22DA8" w14:paraId="0A1DD13C" w14:textId="77777777">
    <w:pPr>
      <w:tabs>
        <w:tab w:val="center" w:pos="4252"/>
        <w:tab w:val="right" w:pos="8504"/>
      </w:tabs>
      <w:snapToGrid w:val="0"/>
      <w:rPr>
        <w:rFonts w:cs="Times New Roman"/>
      </w:rPr>
    </w:pPr>
    <w:r w:rsidRPr="004627CD">
      <w:rPr>
        <w:rFonts w:cs="Times New Roman"/>
        <w:noProof/>
      </w:rPr>
      <w:drawing>
        <wp:inline distT="0" distB="0" distL="0" distR="0" wp14:anchorId="34F08E51" wp14:editId="0B9087A5">
          <wp:extent cx="5410200" cy="1485900"/>
          <wp:effectExtent l="0" t="0" r="0" b="0"/>
          <wp:docPr id="732218655" name="図 732218655" descr="テキスト が含まれている画像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descr="テキスト が含まれている画像自動的に生成された説明"/>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10200" cy="14859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22DA8" w:rsidR="00C22DA8" w:rsidP="00C22DA8" w:rsidRDefault="00C22DA8" w14:paraId="48814F08" w14:textId="710CC0E3">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B4680"/>
    <w:multiLevelType w:val="hybridMultilevel"/>
    <w:tmpl w:val="A4747C64"/>
    <w:lvl w:ilvl="0" w:tplc="04090001">
      <w:start w:val="1"/>
      <w:numFmt w:val="bullet"/>
      <w:lvlText w:val=""/>
      <w:lvlJc w:val="left"/>
      <w:pPr>
        <w:ind w:left="420" w:hanging="420"/>
      </w:pPr>
      <w:rPr>
        <w:rFonts w:hint="default" w:ascii="Wingdings" w:hAnsi="Wingdings"/>
      </w:rPr>
    </w:lvl>
    <w:lvl w:ilvl="1" w:tplc="0409000B" w:tentative="1">
      <w:start w:val="1"/>
      <w:numFmt w:val="bullet"/>
      <w:lvlText w:val=""/>
      <w:lvlJc w:val="left"/>
      <w:pPr>
        <w:ind w:left="840" w:hanging="420"/>
      </w:pPr>
      <w:rPr>
        <w:rFonts w:hint="default" w:ascii="Wingdings" w:hAnsi="Wingdings"/>
      </w:rPr>
    </w:lvl>
    <w:lvl w:ilvl="2" w:tplc="0409000D"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B" w:tentative="1">
      <w:start w:val="1"/>
      <w:numFmt w:val="bullet"/>
      <w:lvlText w:val=""/>
      <w:lvlJc w:val="left"/>
      <w:pPr>
        <w:ind w:left="2100" w:hanging="420"/>
      </w:pPr>
      <w:rPr>
        <w:rFonts w:hint="default" w:ascii="Wingdings" w:hAnsi="Wingdings"/>
      </w:rPr>
    </w:lvl>
    <w:lvl w:ilvl="5" w:tplc="0409000D"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B" w:tentative="1">
      <w:start w:val="1"/>
      <w:numFmt w:val="bullet"/>
      <w:lvlText w:val=""/>
      <w:lvlJc w:val="left"/>
      <w:pPr>
        <w:ind w:left="3360" w:hanging="420"/>
      </w:pPr>
      <w:rPr>
        <w:rFonts w:hint="default" w:ascii="Wingdings" w:hAnsi="Wingdings"/>
      </w:rPr>
    </w:lvl>
    <w:lvl w:ilvl="8" w:tplc="0409000D" w:tentative="1">
      <w:start w:val="1"/>
      <w:numFmt w:val="bullet"/>
      <w:lvlText w:val=""/>
      <w:lvlJc w:val="left"/>
      <w:pPr>
        <w:ind w:left="3780" w:hanging="420"/>
      </w:pPr>
      <w:rPr>
        <w:rFonts w:hint="default" w:ascii="Wingdings" w:hAnsi="Wingdings"/>
      </w:rPr>
    </w:lvl>
  </w:abstractNum>
  <w:num w:numId="1" w16cid:durableId="111942549">
    <w:abstractNumId w:val="0"/>
  </w:num>
</w:numbering>
</file>

<file path=word/people.xml><?xml version="1.0" encoding="utf-8"?>
<w15:people xmlns:mc="http://schemas.openxmlformats.org/markup-compatibility/2006" xmlns:w15="http://schemas.microsoft.com/office/word/2012/wordml" mc:Ignorable="w15">
  <w15:person w15:author="Makoto_Abe1">
    <w15:presenceInfo w15:providerId="None" w15:userId="Makoto_Abe1"/>
  </w15:person>
  <w15:person w15:author="Seiro_Ito">
    <w15:presenceInfo w15:providerId="AD" w15:userId="S::seiro_ito@jetro.go.jp::9ec6789a-2c76-4cf0-bd10-af35c7229f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val="true"/>
  <w:defaultTabStop w:val="840"/>
  <w:drawingGridHorizontalSpacing w:val="209"/>
  <w:drawingGridVerticalSpacing w:val="375"/>
  <w:displayHorizontalDrawingGridEvery w:val="0"/>
  <w:characterSpacingControl w:val="compressPunctuation"/>
  <w:hdrShapeDefaults>
    <o:shapedefaults v:ext="edit" spidmax="2050">
      <v:textbox inset="5.85pt,.7pt,5.85pt,.7pt"/>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1DB"/>
    <w:rsid w:val="00004DBC"/>
    <w:rsid w:val="000075CD"/>
    <w:rsid w:val="00010D3B"/>
    <w:rsid w:val="00012093"/>
    <w:rsid w:val="00013806"/>
    <w:rsid w:val="000222C0"/>
    <w:rsid w:val="00041391"/>
    <w:rsid w:val="0005029C"/>
    <w:rsid w:val="00056E79"/>
    <w:rsid w:val="00057138"/>
    <w:rsid w:val="000612C8"/>
    <w:rsid w:val="00073F89"/>
    <w:rsid w:val="00085885"/>
    <w:rsid w:val="00086117"/>
    <w:rsid w:val="000A1D5B"/>
    <w:rsid w:val="000A3023"/>
    <w:rsid w:val="000C3C25"/>
    <w:rsid w:val="000C4899"/>
    <w:rsid w:val="000C65D0"/>
    <w:rsid w:val="000D4FD4"/>
    <w:rsid w:val="000D7625"/>
    <w:rsid w:val="000E753D"/>
    <w:rsid w:val="000E7964"/>
    <w:rsid w:val="000F14C1"/>
    <w:rsid w:val="000F4E22"/>
    <w:rsid w:val="00112A88"/>
    <w:rsid w:val="00114724"/>
    <w:rsid w:val="001157D5"/>
    <w:rsid w:val="00117838"/>
    <w:rsid w:val="00117CDC"/>
    <w:rsid w:val="0012397B"/>
    <w:rsid w:val="001255D4"/>
    <w:rsid w:val="00147E84"/>
    <w:rsid w:val="001517DA"/>
    <w:rsid w:val="00152002"/>
    <w:rsid w:val="0016504D"/>
    <w:rsid w:val="00172006"/>
    <w:rsid w:val="00176F05"/>
    <w:rsid w:val="00181786"/>
    <w:rsid w:val="00182D7E"/>
    <w:rsid w:val="00184106"/>
    <w:rsid w:val="001866A6"/>
    <w:rsid w:val="0019363A"/>
    <w:rsid w:val="001B45CF"/>
    <w:rsid w:val="001B6CAE"/>
    <w:rsid w:val="001D7413"/>
    <w:rsid w:val="001F11FB"/>
    <w:rsid w:val="001F1D68"/>
    <w:rsid w:val="001F782C"/>
    <w:rsid w:val="0021670A"/>
    <w:rsid w:val="00220191"/>
    <w:rsid w:val="002316FE"/>
    <w:rsid w:val="0024699D"/>
    <w:rsid w:val="00247257"/>
    <w:rsid w:val="00256496"/>
    <w:rsid w:val="00262342"/>
    <w:rsid w:val="002667C1"/>
    <w:rsid w:val="00272944"/>
    <w:rsid w:val="002822C6"/>
    <w:rsid w:val="002832F6"/>
    <w:rsid w:val="0028502E"/>
    <w:rsid w:val="002909CB"/>
    <w:rsid w:val="002A1F0A"/>
    <w:rsid w:val="002A2100"/>
    <w:rsid w:val="002A4765"/>
    <w:rsid w:val="002B3ACE"/>
    <w:rsid w:val="002B48F5"/>
    <w:rsid w:val="002C3E5B"/>
    <w:rsid w:val="002C51DD"/>
    <w:rsid w:val="002D34E5"/>
    <w:rsid w:val="002E2DC8"/>
    <w:rsid w:val="002E3A84"/>
    <w:rsid w:val="002E5D02"/>
    <w:rsid w:val="003140B9"/>
    <w:rsid w:val="00314F98"/>
    <w:rsid w:val="00326BDA"/>
    <w:rsid w:val="00330208"/>
    <w:rsid w:val="0033769F"/>
    <w:rsid w:val="00343291"/>
    <w:rsid w:val="003527CE"/>
    <w:rsid w:val="00353DED"/>
    <w:rsid w:val="00363EEA"/>
    <w:rsid w:val="00370046"/>
    <w:rsid w:val="003715DE"/>
    <w:rsid w:val="00372FA0"/>
    <w:rsid w:val="00373985"/>
    <w:rsid w:val="00375D64"/>
    <w:rsid w:val="00383C86"/>
    <w:rsid w:val="00391B95"/>
    <w:rsid w:val="003A0360"/>
    <w:rsid w:val="003A6182"/>
    <w:rsid w:val="003B0106"/>
    <w:rsid w:val="003C7454"/>
    <w:rsid w:val="003D3296"/>
    <w:rsid w:val="003E407C"/>
    <w:rsid w:val="003E7968"/>
    <w:rsid w:val="003E7E96"/>
    <w:rsid w:val="003F03F4"/>
    <w:rsid w:val="003F07C3"/>
    <w:rsid w:val="003F21D5"/>
    <w:rsid w:val="003F6D33"/>
    <w:rsid w:val="003F7F43"/>
    <w:rsid w:val="00403DB2"/>
    <w:rsid w:val="004045EA"/>
    <w:rsid w:val="00405CC5"/>
    <w:rsid w:val="00406747"/>
    <w:rsid w:val="00421BFD"/>
    <w:rsid w:val="004222EE"/>
    <w:rsid w:val="0042786C"/>
    <w:rsid w:val="00432EB1"/>
    <w:rsid w:val="00433F03"/>
    <w:rsid w:val="00440175"/>
    <w:rsid w:val="00443E05"/>
    <w:rsid w:val="00444EBC"/>
    <w:rsid w:val="00470EC6"/>
    <w:rsid w:val="00474BBA"/>
    <w:rsid w:val="00485789"/>
    <w:rsid w:val="004A5E3F"/>
    <w:rsid w:val="004B1B9D"/>
    <w:rsid w:val="004C34FA"/>
    <w:rsid w:val="004D49E4"/>
    <w:rsid w:val="004D7552"/>
    <w:rsid w:val="004D7F0C"/>
    <w:rsid w:val="004E2117"/>
    <w:rsid w:val="004E3DC5"/>
    <w:rsid w:val="004E41DD"/>
    <w:rsid w:val="004F3855"/>
    <w:rsid w:val="00516556"/>
    <w:rsid w:val="00520A7C"/>
    <w:rsid w:val="005210A8"/>
    <w:rsid w:val="00522B81"/>
    <w:rsid w:val="0053424E"/>
    <w:rsid w:val="00536827"/>
    <w:rsid w:val="00541D23"/>
    <w:rsid w:val="00546317"/>
    <w:rsid w:val="00547B37"/>
    <w:rsid w:val="0056028E"/>
    <w:rsid w:val="005631C6"/>
    <w:rsid w:val="00570568"/>
    <w:rsid w:val="00575F1D"/>
    <w:rsid w:val="0057785B"/>
    <w:rsid w:val="00591D78"/>
    <w:rsid w:val="005947B3"/>
    <w:rsid w:val="0059640E"/>
    <w:rsid w:val="005A45A9"/>
    <w:rsid w:val="005A79FC"/>
    <w:rsid w:val="005A7F90"/>
    <w:rsid w:val="005B1580"/>
    <w:rsid w:val="005B6C08"/>
    <w:rsid w:val="005C4C04"/>
    <w:rsid w:val="005C7304"/>
    <w:rsid w:val="005D13DD"/>
    <w:rsid w:val="005D38EE"/>
    <w:rsid w:val="005D6950"/>
    <w:rsid w:val="005F4A83"/>
    <w:rsid w:val="00617CE5"/>
    <w:rsid w:val="00620172"/>
    <w:rsid w:val="00634CD2"/>
    <w:rsid w:val="006411CE"/>
    <w:rsid w:val="00641D78"/>
    <w:rsid w:val="00650954"/>
    <w:rsid w:val="00651C94"/>
    <w:rsid w:val="0065396B"/>
    <w:rsid w:val="0065718A"/>
    <w:rsid w:val="00660417"/>
    <w:rsid w:val="00660E13"/>
    <w:rsid w:val="00664D64"/>
    <w:rsid w:val="00667693"/>
    <w:rsid w:val="00674DE9"/>
    <w:rsid w:val="0067512B"/>
    <w:rsid w:val="006763E1"/>
    <w:rsid w:val="00685EF5"/>
    <w:rsid w:val="006876CD"/>
    <w:rsid w:val="00690CE9"/>
    <w:rsid w:val="00691548"/>
    <w:rsid w:val="00691780"/>
    <w:rsid w:val="00691E00"/>
    <w:rsid w:val="006957AB"/>
    <w:rsid w:val="00696E0A"/>
    <w:rsid w:val="0069775A"/>
    <w:rsid w:val="00697B4D"/>
    <w:rsid w:val="006A521B"/>
    <w:rsid w:val="006A6138"/>
    <w:rsid w:val="006C152F"/>
    <w:rsid w:val="006C6F28"/>
    <w:rsid w:val="006E55BE"/>
    <w:rsid w:val="006E6DCA"/>
    <w:rsid w:val="006F12A1"/>
    <w:rsid w:val="006F7068"/>
    <w:rsid w:val="00707707"/>
    <w:rsid w:val="0072056C"/>
    <w:rsid w:val="00722047"/>
    <w:rsid w:val="00722C98"/>
    <w:rsid w:val="007243A9"/>
    <w:rsid w:val="00725D7D"/>
    <w:rsid w:val="00726DD2"/>
    <w:rsid w:val="00726F6F"/>
    <w:rsid w:val="0072751D"/>
    <w:rsid w:val="007306E2"/>
    <w:rsid w:val="00732A4E"/>
    <w:rsid w:val="00734763"/>
    <w:rsid w:val="00742D0F"/>
    <w:rsid w:val="00747EB0"/>
    <w:rsid w:val="007509B8"/>
    <w:rsid w:val="00760723"/>
    <w:rsid w:val="00761041"/>
    <w:rsid w:val="00762521"/>
    <w:rsid w:val="00762812"/>
    <w:rsid w:val="00766312"/>
    <w:rsid w:val="00793B47"/>
    <w:rsid w:val="00795F83"/>
    <w:rsid w:val="007A0457"/>
    <w:rsid w:val="007B26C5"/>
    <w:rsid w:val="007C3702"/>
    <w:rsid w:val="007C3A98"/>
    <w:rsid w:val="007C4948"/>
    <w:rsid w:val="007C7381"/>
    <w:rsid w:val="007D1268"/>
    <w:rsid w:val="007D5DF9"/>
    <w:rsid w:val="007D5F7D"/>
    <w:rsid w:val="007D688F"/>
    <w:rsid w:val="007E0812"/>
    <w:rsid w:val="007E286D"/>
    <w:rsid w:val="007E53F7"/>
    <w:rsid w:val="007E5D87"/>
    <w:rsid w:val="00803665"/>
    <w:rsid w:val="00803DB1"/>
    <w:rsid w:val="00806E1D"/>
    <w:rsid w:val="00836434"/>
    <w:rsid w:val="00837E10"/>
    <w:rsid w:val="0084559F"/>
    <w:rsid w:val="0084591B"/>
    <w:rsid w:val="00846F4B"/>
    <w:rsid w:val="00862A53"/>
    <w:rsid w:val="00865A90"/>
    <w:rsid w:val="00866191"/>
    <w:rsid w:val="008756EA"/>
    <w:rsid w:val="00884065"/>
    <w:rsid w:val="00884ABA"/>
    <w:rsid w:val="0089211A"/>
    <w:rsid w:val="00892CE9"/>
    <w:rsid w:val="0089535E"/>
    <w:rsid w:val="008A04DB"/>
    <w:rsid w:val="008A7170"/>
    <w:rsid w:val="008B72D5"/>
    <w:rsid w:val="008C5530"/>
    <w:rsid w:val="008D4BF3"/>
    <w:rsid w:val="008E08D2"/>
    <w:rsid w:val="008E268B"/>
    <w:rsid w:val="008E4A19"/>
    <w:rsid w:val="008F6A2D"/>
    <w:rsid w:val="009061CB"/>
    <w:rsid w:val="009170E9"/>
    <w:rsid w:val="00926552"/>
    <w:rsid w:val="00927B00"/>
    <w:rsid w:val="00927FDD"/>
    <w:rsid w:val="00935F87"/>
    <w:rsid w:val="00936509"/>
    <w:rsid w:val="0094089D"/>
    <w:rsid w:val="009437EF"/>
    <w:rsid w:val="00946F25"/>
    <w:rsid w:val="00951EB3"/>
    <w:rsid w:val="00960752"/>
    <w:rsid w:val="00964720"/>
    <w:rsid w:val="00966BA4"/>
    <w:rsid w:val="009767A3"/>
    <w:rsid w:val="00980E0E"/>
    <w:rsid w:val="0099110E"/>
    <w:rsid w:val="00991E49"/>
    <w:rsid w:val="00991F04"/>
    <w:rsid w:val="009A1FF1"/>
    <w:rsid w:val="009A37A2"/>
    <w:rsid w:val="009A6322"/>
    <w:rsid w:val="009A7C30"/>
    <w:rsid w:val="009B24F2"/>
    <w:rsid w:val="009B65C4"/>
    <w:rsid w:val="009C20CD"/>
    <w:rsid w:val="009C2110"/>
    <w:rsid w:val="009C7871"/>
    <w:rsid w:val="009D3478"/>
    <w:rsid w:val="009D379E"/>
    <w:rsid w:val="009D3EF8"/>
    <w:rsid w:val="009D6778"/>
    <w:rsid w:val="009E04D3"/>
    <w:rsid w:val="009F48F8"/>
    <w:rsid w:val="00A04729"/>
    <w:rsid w:val="00A058D1"/>
    <w:rsid w:val="00A06B0A"/>
    <w:rsid w:val="00A104DC"/>
    <w:rsid w:val="00A1583B"/>
    <w:rsid w:val="00A233B0"/>
    <w:rsid w:val="00A2505F"/>
    <w:rsid w:val="00A3191B"/>
    <w:rsid w:val="00A33990"/>
    <w:rsid w:val="00A3474C"/>
    <w:rsid w:val="00A402A2"/>
    <w:rsid w:val="00A47D23"/>
    <w:rsid w:val="00A54511"/>
    <w:rsid w:val="00A64230"/>
    <w:rsid w:val="00A70697"/>
    <w:rsid w:val="00A7116B"/>
    <w:rsid w:val="00A7361D"/>
    <w:rsid w:val="00A74255"/>
    <w:rsid w:val="00A8197F"/>
    <w:rsid w:val="00AA00C4"/>
    <w:rsid w:val="00AA506A"/>
    <w:rsid w:val="00AB5D48"/>
    <w:rsid w:val="00AC691F"/>
    <w:rsid w:val="00AD0BE5"/>
    <w:rsid w:val="00AD607C"/>
    <w:rsid w:val="00AD6744"/>
    <w:rsid w:val="00AE0626"/>
    <w:rsid w:val="00AF267F"/>
    <w:rsid w:val="00AF367F"/>
    <w:rsid w:val="00AF5B97"/>
    <w:rsid w:val="00AF73AE"/>
    <w:rsid w:val="00B0764E"/>
    <w:rsid w:val="00B0783E"/>
    <w:rsid w:val="00B07EEC"/>
    <w:rsid w:val="00B1179B"/>
    <w:rsid w:val="00B21598"/>
    <w:rsid w:val="00B2169B"/>
    <w:rsid w:val="00B22BAF"/>
    <w:rsid w:val="00B25398"/>
    <w:rsid w:val="00B256A7"/>
    <w:rsid w:val="00B26B3E"/>
    <w:rsid w:val="00B27863"/>
    <w:rsid w:val="00B448C2"/>
    <w:rsid w:val="00B549B6"/>
    <w:rsid w:val="00B565CC"/>
    <w:rsid w:val="00B6088C"/>
    <w:rsid w:val="00B61905"/>
    <w:rsid w:val="00B7439B"/>
    <w:rsid w:val="00BC098A"/>
    <w:rsid w:val="00BC0F18"/>
    <w:rsid w:val="00BE0ABA"/>
    <w:rsid w:val="00BE3CDC"/>
    <w:rsid w:val="00BF294C"/>
    <w:rsid w:val="00BF3701"/>
    <w:rsid w:val="00BF4E86"/>
    <w:rsid w:val="00BF5CB2"/>
    <w:rsid w:val="00C0135B"/>
    <w:rsid w:val="00C13AEA"/>
    <w:rsid w:val="00C1579A"/>
    <w:rsid w:val="00C1650F"/>
    <w:rsid w:val="00C22DA8"/>
    <w:rsid w:val="00C23D97"/>
    <w:rsid w:val="00C25A4B"/>
    <w:rsid w:val="00C272D5"/>
    <w:rsid w:val="00C3036B"/>
    <w:rsid w:val="00C47B44"/>
    <w:rsid w:val="00C61216"/>
    <w:rsid w:val="00C632F9"/>
    <w:rsid w:val="00C740A8"/>
    <w:rsid w:val="00C82232"/>
    <w:rsid w:val="00C912B7"/>
    <w:rsid w:val="00CA2C05"/>
    <w:rsid w:val="00CA58D2"/>
    <w:rsid w:val="00CB0055"/>
    <w:rsid w:val="00CC777C"/>
    <w:rsid w:val="00CD0C28"/>
    <w:rsid w:val="00CD5DE5"/>
    <w:rsid w:val="00CD6400"/>
    <w:rsid w:val="00CD690D"/>
    <w:rsid w:val="00CD6D1D"/>
    <w:rsid w:val="00D03E58"/>
    <w:rsid w:val="00D07A6B"/>
    <w:rsid w:val="00D253BC"/>
    <w:rsid w:val="00D253F7"/>
    <w:rsid w:val="00D25551"/>
    <w:rsid w:val="00D32045"/>
    <w:rsid w:val="00D45031"/>
    <w:rsid w:val="00D5148F"/>
    <w:rsid w:val="00D51532"/>
    <w:rsid w:val="00D52DCA"/>
    <w:rsid w:val="00D57D82"/>
    <w:rsid w:val="00D63C44"/>
    <w:rsid w:val="00D77314"/>
    <w:rsid w:val="00D82293"/>
    <w:rsid w:val="00D93FDF"/>
    <w:rsid w:val="00D96948"/>
    <w:rsid w:val="00DA6408"/>
    <w:rsid w:val="00DC7821"/>
    <w:rsid w:val="00DE35ED"/>
    <w:rsid w:val="00DE71FC"/>
    <w:rsid w:val="00DF1D63"/>
    <w:rsid w:val="00DF2CEE"/>
    <w:rsid w:val="00DF5710"/>
    <w:rsid w:val="00E021DB"/>
    <w:rsid w:val="00E0431C"/>
    <w:rsid w:val="00E179AD"/>
    <w:rsid w:val="00E320D4"/>
    <w:rsid w:val="00E419DC"/>
    <w:rsid w:val="00E435DF"/>
    <w:rsid w:val="00E60563"/>
    <w:rsid w:val="00E66759"/>
    <w:rsid w:val="00E75BEE"/>
    <w:rsid w:val="00E767D2"/>
    <w:rsid w:val="00E8055A"/>
    <w:rsid w:val="00E811C8"/>
    <w:rsid w:val="00E93F99"/>
    <w:rsid w:val="00E97296"/>
    <w:rsid w:val="00E97FAC"/>
    <w:rsid w:val="00EB2A6B"/>
    <w:rsid w:val="00EC1E73"/>
    <w:rsid w:val="00ED3D83"/>
    <w:rsid w:val="00ED4E70"/>
    <w:rsid w:val="00ED5D11"/>
    <w:rsid w:val="00EF5DC2"/>
    <w:rsid w:val="00F00172"/>
    <w:rsid w:val="00F001FB"/>
    <w:rsid w:val="00F14262"/>
    <w:rsid w:val="00F177A7"/>
    <w:rsid w:val="00F21538"/>
    <w:rsid w:val="00F23865"/>
    <w:rsid w:val="00F3158C"/>
    <w:rsid w:val="00F362F3"/>
    <w:rsid w:val="00F47CE0"/>
    <w:rsid w:val="00F53BE0"/>
    <w:rsid w:val="00F55723"/>
    <w:rsid w:val="00F56E4B"/>
    <w:rsid w:val="00F67134"/>
    <w:rsid w:val="00F6790C"/>
    <w:rsid w:val="00F75A91"/>
    <w:rsid w:val="00F75B2E"/>
    <w:rsid w:val="00F90AB9"/>
    <w:rsid w:val="00F931EB"/>
    <w:rsid w:val="00F95BD2"/>
    <w:rsid w:val="00F967BC"/>
    <w:rsid w:val="00FA2BDE"/>
    <w:rsid w:val="00FB257D"/>
    <w:rsid w:val="00FB50BD"/>
    <w:rsid w:val="00FB6E16"/>
    <w:rsid w:val="00FC1AE7"/>
    <w:rsid w:val="00FD5AC6"/>
    <w:rsid w:val="00FD72E3"/>
    <w:rsid w:val="00FD74C5"/>
    <w:rsid w:val="00FE02D1"/>
    <w:rsid w:val="00FE3DC6"/>
    <w:rsid w:val="00FE4248"/>
    <w:rsid w:val="00FE568D"/>
    <w:rsid w:val="00FF04D9"/>
    <w:rsid w:val="00FF2199"/>
    <w:rsid w:val="00FF359A"/>
    <w:rsid w:val="00FF39CA"/>
    <w:rsid w:val="00FF3EC9"/>
    <w:rsid w:val="00FF55A6"/>
    <w:rsid w:val="11AFD1F4"/>
    <w:rsid w:val="143126B0"/>
    <w:rsid w:val="1DD3A45A"/>
    <w:rsid w:val="2948364B"/>
    <w:rsid w:val="40DEBE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7C600BE"/>
  <w15:chartTrackingRefBased/>
  <w15:docId w15:val="{71A1A4CB-AEE6-4E93-B645-1CD0728C1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jc w:val="both"/>
    </w:pPr>
  </w:style>
  <w:style w:type="paragraph" w:styleId="1">
    <w:name w:val="heading 1"/>
    <w:basedOn w:val="a"/>
    <w:next w:val="a"/>
    <w:link w:val="10"/>
    <w:uiPriority w:val="9"/>
    <w:qFormat/>
    <w:rsid w:val="005A7F90"/>
    <w:pPr>
      <w:keepNext/>
      <w:outlineLvl w:val="0"/>
    </w:pPr>
    <w:rPr>
      <w:rFonts w:ascii="Yu Gothic" w:hAnsi="Yu Gothic" w:eastAsia="Yu Gothic" w:cs="Yu Gothic"/>
      <w:b/>
      <w:sz w:val="22"/>
      <w:szCs w:val="21"/>
    </w:rPr>
  </w:style>
  <w:style w:type="paragraph" w:styleId="2">
    <w:name w:val="heading 2"/>
    <w:aliases w:val="見出し 2 bold"/>
    <w:basedOn w:val="a"/>
    <w:next w:val="a"/>
    <w:link w:val="20"/>
    <w:autoRedefine/>
    <w:uiPriority w:val="9"/>
    <w:unhideWhenUsed/>
    <w:qFormat/>
    <w:rsid w:val="00405CC5"/>
    <w:pPr>
      <w:keepNext/>
      <w:outlineLvl w:val="1"/>
    </w:pPr>
    <w:rPr>
      <w:rFonts w:cstheme="minorHAnsi"/>
      <w:sz w:val="20"/>
      <w:szCs w:val="20"/>
    </w:rPr>
  </w:style>
  <w:style w:type="paragraph" w:styleId="3">
    <w:name w:val="heading 3"/>
    <w:basedOn w:val="a"/>
    <w:next w:val="a"/>
    <w:link w:val="30"/>
    <w:uiPriority w:val="9"/>
    <w:unhideWhenUsed/>
    <w:qFormat/>
    <w:rsid w:val="00991F04"/>
    <w:pPr>
      <w:keepNext/>
      <w:ind w:left="100" w:leftChars="100" w:right="100" w:rightChars="100"/>
      <w:outlineLvl w:val="2"/>
    </w:pPr>
    <w:rPr>
      <w:rFonts w:eastAsia="Yu Gothic" w:asciiTheme="majorHAnsi" w:hAnsiTheme="majorHAnsi" w:cstheme="majorBidi"/>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20" w:customStyle="1">
    <w:name w:val="見出し 2 (文字)"/>
    <w:aliases w:val="見出し 2 bold (文字)"/>
    <w:basedOn w:val="a0"/>
    <w:link w:val="2"/>
    <w:uiPriority w:val="9"/>
    <w:rsid w:val="00405CC5"/>
    <w:rPr>
      <w:rFonts w:cstheme="minorHAnsi"/>
      <w:sz w:val="20"/>
      <w:szCs w:val="20"/>
    </w:rPr>
  </w:style>
  <w:style w:type="character" w:styleId="30" w:customStyle="1">
    <w:name w:val="見出し 3 (文字)"/>
    <w:basedOn w:val="a0"/>
    <w:link w:val="3"/>
    <w:uiPriority w:val="9"/>
    <w:rsid w:val="00991F04"/>
    <w:rPr>
      <w:rFonts w:eastAsia="Yu Gothic" w:asciiTheme="majorHAnsi" w:hAnsiTheme="majorHAnsi" w:cstheme="majorBidi"/>
    </w:rPr>
  </w:style>
  <w:style w:type="character" w:styleId="10" w:customStyle="1">
    <w:name w:val="見出し 1 (文字)"/>
    <w:basedOn w:val="a0"/>
    <w:link w:val="1"/>
    <w:uiPriority w:val="9"/>
    <w:rsid w:val="005A7F90"/>
    <w:rPr>
      <w:rFonts w:ascii="Yu Gothic" w:hAnsi="Yu Gothic" w:eastAsia="Yu Gothic" w:cs="Yu Gothic"/>
      <w:b/>
      <w:sz w:val="22"/>
      <w:szCs w:val="21"/>
    </w:rPr>
  </w:style>
  <w:style w:type="paragraph" w:styleId="a3">
    <w:name w:val="Date"/>
    <w:basedOn w:val="a"/>
    <w:next w:val="a"/>
    <w:link w:val="a4"/>
    <w:uiPriority w:val="99"/>
    <w:semiHidden/>
    <w:unhideWhenUsed/>
    <w:rsid w:val="003C7454"/>
  </w:style>
  <w:style w:type="character" w:styleId="a4" w:customStyle="1">
    <w:name w:val="日付 (文字)"/>
    <w:basedOn w:val="a0"/>
    <w:link w:val="a3"/>
    <w:uiPriority w:val="99"/>
    <w:semiHidden/>
    <w:rsid w:val="003C7454"/>
  </w:style>
  <w:style w:type="paragraph" w:styleId="a5">
    <w:name w:val="endnote text"/>
    <w:basedOn w:val="a"/>
    <w:link w:val="a6"/>
    <w:uiPriority w:val="99"/>
    <w:semiHidden/>
    <w:unhideWhenUsed/>
    <w:rsid w:val="00EF5DC2"/>
    <w:pPr>
      <w:snapToGrid w:val="0"/>
      <w:jc w:val="left"/>
    </w:pPr>
  </w:style>
  <w:style w:type="character" w:styleId="a6" w:customStyle="1">
    <w:name w:val="文末脚注文字列 (文字)"/>
    <w:basedOn w:val="a0"/>
    <w:link w:val="a5"/>
    <w:uiPriority w:val="99"/>
    <w:semiHidden/>
    <w:rsid w:val="00EF5DC2"/>
  </w:style>
  <w:style w:type="character" w:styleId="a7">
    <w:name w:val="endnote reference"/>
    <w:basedOn w:val="a0"/>
    <w:uiPriority w:val="99"/>
    <w:semiHidden/>
    <w:unhideWhenUsed/>
    <w:rsid w:val="00EF5DC2"/>
    <w:rPr>
      <w:vertAlign w:val="superscript"/>
    </w:rPr>
  </w:style>
  <w:style w:type="character" w:styleId="a8">
    <w:name w:val="Hyperlink"/>
    <w:basedOn w:val="a0"/>
    <w:uiPriority w:val="99"/>
    <w:unhideWhenUsed/>
    <w:rsid w:val="00EF5DC2"/>
    <w:rPr>
      <w:color w:val="0563C1" w:themeColor="hyperlink"/>
      <w:u w:val="single"/>
    </w:rPr>
  </w:style>
  <w:style w:type="paragraph" w:styleId="a9">
    <w:name w:val="List Paragraph"/>
    <w:basedOn w:val="a"/>
    <w:uiPriority w:val="34"/>
    <w:qFormat/>
    <w:rsid w:val="00EF5DC2"/>
    <w:pPr>
      <w:ind w:left="840" w:leftChars="400"/>
    </w:pPr>
  </w:style>
  <w:style w:type="paragraph" w:styleId="aa">
    <w:name w:val="header"/>
    <w:basedOn w:val="a"/>
    <w:link w:val="ab"/>
    <w:uiPriority w:val="99"/>
    <w:unhideWhenUsed/>
    <w:rsid w:val="0099110E"/>
    <w:pPr>
      <w:tabs>
        <w:tab w:val="center" w:pos="4252"/>
        <w:tab w:val="right" w:pos="8504"/>
      </w:tabs>
      <w:snapToGrid w:val="0"/>
    </w:pPr>
  </w:style>
  <w:style w:type="character" w:styleId="ab" w:customStyle="1">
    <w:name w:val="ヘッダー (文字)"/>
    <w:basedOn w:val="a0"/>
    <w:link w:val="aa"/>
    <w:uiPriority w:val="99"/>
    <w:rsid w:val="0099110E"/>
  </w:style>
  <w:style w:type="paragraph" w:styleId="ac">
    <w:name w:val="footer"/>
    <w:basedOn w:val="a"/>
    <w:link w:val="ad"/>
    <w:uiPriority w:val="99"/>
    <w:unhideWhenUsed/>
    <w:rsid w:val="0099110E"/>
    <w:pPr>
      <w:tabs>
        <w:tab w:val="center" w:pos="4252"/>
        <w:tab w:val="right" w:pos="8504"/>
      </w:tabs>
      <w:snapToGrid w:val="0"/>
    </w:pPr>
  </w:style>
  <w:style w:type="character" w:styleId="ad" w:customStyle="1">
    <w:name w:val="フッター (文字)"/>
    <w:basedOn w:val="a0"/>
    <w:link w:val="ac"/>
    <w:uiPriority w:val="99"/>
    <w:rsid w:val="0099110E"/>
  </w:style>
  <w:style w:type="paragraph" w:styleId="ae">
    <w:name w:val="Balloon Text"/>
    <w:basedOn w:val="a"/>
    <w:link w:val="af"/>
    <w:uiPriority w:val="99"/>
    <w:semiHidden/>
    <w:unhideWhenUsed/>
    <w:rsid w:val="008B72D5"/>
    <w:rPr>
      <w:rFonts w:asciiTheme="majorHAnsi" w:hAnsiTheme="majorHAnsi" w:eastAsiaTheme="majorEastAsia" w:cstheme="majorBidi"/>
      <w:sz w:val="18"/>
      <w:szCs w:val="18"/>
    </w:rPr>
  </w:style>
  <w:style w:type="character" w:styleId="af" w:customStyle="1">
    <w:name w:val="吹き出し (文字)"/>
    <w:basedOn w:val="a0"/>
    <w:link w:val="ae"/>
    <w:uiPriority w:val="99"/>
    <w:semiHidden/>
    <w:rsid w:val="008B72D5"/>
    <w:rPr>
      <w:rFonts w:asciiTheme="majorHAnsi" w:hAnsiTheme="majorHAnsi" w:eastAsiaTheme="majorEastAsia" w:cstheme="majorBidi"/>
      <w:sz w:val="18"/>
      <w:szCs w:val="18"/>
    </w:rPr>
  </w:style>
  <w:style w:type="character" w:styleId="af0">
    <w:name w:val="FollowedHyperlink"/>
    <w:basedOn w:val="a0"/>
    <w:uiPriority w:val="99"/>
    <w:semiHidden/>
    <w:unhideWhenUsed/>
    <w:rsid w:val="002E2DC8"/>
    <w:rPr>
      <w:color w:val="954F72" w:themeColor="followedHyperlink"/>
      <w:u w:val="single"/>
    </w:rPr>
  </w:style>
  <w:style w:type="character" w:styleId="af1">
    <w:name w:val="Unresolved Mention"/>
    <w:basedOn w:val="a0"/>
    <w:uiPriority w:val="99"/>
    <w:semiHidden/>
    <w:unhideWhenUsed/>
    <w:rsid w:val="009061CB"/>
    <w:rPr>
      <w:color w:val="605E5C"/>
      <w:shd w:val="clear" w:color="auto" w:fill="E1DFDD"/>
    </w:rPr>
  </w:style>
  <w:style w:type="character" w:styleId="af2">
    <w:name w:val="annotation reference"/>
    <w:basedOn w:val="a0"/>
    <w:uiPriority w:val="99"/>
    <w:semiHidden/>
    <w:unhideWhenUsed/>
    <w:rsid w:val="003A0360"/>
    <w:rPr>
      <w:sz w:val="18"/>
      <w:szCs w:val="18"/>
    </w:rPr>
  </w:style>
  <w:style w:type="paragraph" w:styleId="af3">
    <w:name w:val="annotation text"/>
    <w:basedOn w:val="a"/>
    <w:link w:val="af4"/>
    <w:uiPriority w:val="99"/>
    <w:unhideWhenUsed/>
    <w:rsid w:val="003A0360"/>
    <w:pPr>
      <w:jc w:val="left"/>
    </w:pPr>
  </w:style>
  <w:style w:type="character" w:styleId="af4" w:customStyle="1">
    <w:name w:val="コメント文字列 (文字)"/>
    <w:basedOn w:val="a0"/>
    <w:link w:val="af3"/>
    <w:uiPriority w:val="99"/>
    <w:rsid w:val="003A0360"/>
  </w:style>
  <w:style w:type="paragraph" w:styleId="af5">
    <w:name w:val="annotation subject"/>
    <w:basedOn w:val="af3"/>
    <w:next w:val="af3"/>
    <w:link w:val="af6"/>
    <w:uiPriority w:val="99"/>
    <w:semiHidden/>
    <w:unhideWhenUsed/>
    <w:rsid w:val="003A0360"/>
    <w:rPr>
      <w:b/>
      <w:bCs/>
    </w:rPr>
  </w:style>
  <w:style w:type="character" w:styleId="af6" w:customStyle="1">
    <w:name w:val="コメント内容 (文字)"/>
    <w:basedOn w:val="af4"/>
    <w:link w:val="af5"/>
    <w:uiPriority w:val="99"/>
    <w:semiHidden/>
    <w:rsid w:val="003A0360"/>
    <w:rPr>
      <w:b/>
      <w:bCs/>
    </w:rPr>
  </w:style>
  <w:style w:type="paragraph" w:styleId="af7">
    <w:name w:val="Revision"/>
    <w:hidden/>
    <w:uiPriority w:val="99"/>
    <w:semiHidden/>
    <w:rsid w:val="00D07A6B"/>
  </w:style>
  <w:style w:type="table" w:styleId="af8">
    <w:name w:val="Table Grid"/>
    <w:basedOn w:val="a1"/>
    <w:uiPriority w:val="39"/>
    <w:rsid w:val="00C22DA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hyperlink" Target="https://doi.org/10.1016/j.jdeveco.2025.103649"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www.ide.go.jp/Japanese/Researchers/ito_seiro.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93/qje/qjaf033"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ide.go.jp/English/Researchers/ito_seiro_en.html" TargetMode="Externa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doi.org/10.24765/ajiakeizai.62.2_2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ide.go.jp/Japanese/Researchers/ito_seiro.html" TargetMode="Externa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0D72F-997D-4312-ACBA-F688091793DC}">
  <ds:schemaRefs>
    <ds:schemaRef ds:uri="http://schemas.openxmlformats.org/officeDocument/2006/bibliography"/>
  </ds:schemaRefs>
</ds:datastoreItem>
</file>

<file path=docMetadata/LabelInfo.xml><?xml version="1.0" encoding="utf-8"?>
<clbl:labelList xmlns:clbl="http://schemas.microsoft.com/office/2020/mipLabelMetadata">
  <clbl:label id="{97160fa0-e953-4444-b3cf-4ae1623d62a1}" enabled="1" method="Privileged" siteId="{08b42e22-3a77-40ef-a51b-37104946de05}"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Masashi_Nakamura</dc:creator>
  <keywords/>
  <dc:description/>
  <lastModifiedBy>Seiro_Ito</lastModifiedBy>
  <revision>17</revision>
  <lastPrinted>2024-06-14T02:05:00.0000000Z</lastPrinted>
  <dcterms:created xsi:type="dcterms:W3CDTF">2026-02-14T02:29:00.0000000Z</dcterms:created>
  <dcterms:modified xsi:type="dcterms:W3CDTF">2026-02-24T11:04:07.1181968Z</dcterms:modified>
</coreProperties>
</file>