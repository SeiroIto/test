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2.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D93E81" w:rsidR="001A4110" w:rsidP="001A4110" w:rsidRDefault="001A4110" w14:paraId="64775506" w14:textId="77777777">
      <w:pPr>
        <w:rPr>
          <w:rFonts w:ascii="游ゴシック" w:hAnsi="游ゴシック" w:eastAsia="游ゴシック"/>
          <w:b/>
          <w:sz w:val="22"/>
        </w:rPr>
      </w:pPr>
    </w:p>
    <w:p w:rsidRPr="00DA6D04" w:rsidR="001A4110" w:rsidP="001A4110" w:rsidRDefault="001A4110" w14:paraId="5105A6F0" w14:textId="77777777">
      <w:pPr>
        <w:rPr>
          <w:sz w:val="22"/>
        </w:rPr>
        <w:sectPr w:rsidRPr="00DA6D04" w:rsidR="001A4110" w:rsidSect="001A4110">
          <w:headerReference w:type="default" r:id="rId8"/>
          <w:footerReference w:type="default" r:id="rId9"/>
          <w:endnotePr>
            <w:numFmt w:val="decimal"/>
          </w:endnotePr>
          <w:type w:val="continuous"/>
          <w:pgSz w:w="11906" w:h="16838" w:orient="portrait"/>
          <w:pgMar w:top="1985" w:right="1701" w:bottom="1701" w:left="1701" w:header="851" w:footer="992" w:gutter="0"/>
          <w:cols w:space="425"/>
          <w:docGrid w:type="lines" w:linePitch="375"/>
        </w:sectPr>
      </w:pPr>
    </w:p>
    <w:p w:rsidR="00ED0A58" w:rsidP="0C00987D" w:rsidRDefault="005C5867" w14:paraId="4DCAC1B5" w14:textId="05667A79">
      <w:pPr>
        <w:rPr>
          <w:rFonts w:ascii="游ゴシック" w:hAnsi="游ゴシック" w:eastAsia="游ゴシック"/>
          <w:b w:val="1"/>
          <w:bCs w:val="1"/>
          <w:sz w:val="22"/>
          <w:szCs w:val="22"/>
        </w:rPr>
      </w:pPr>
      <w:r w:rsidRPr="0C00987D" w:rsidR="005C5867">
        <w:rPr>
          <w:rFonts w:ascii="游ゴシック" w:hAnsi="游ゴシック" w:eastAsia="游ゴシック"/>
          <w:b w:val="1"/>
          <w:bCs w:val="1"/>
          <w:sz w:val="22"/>
          <w:szCs w:val="22"/>
        </w:rPr>
        <w:t>第</w:t>
      </w:r>
      <w:r w:rsidRPr="0C00987D" w:rsidR="00EE2ED9">
        <w:rPr>
          <w:rFonts w:ascii="游ゴシック" w:hAnsi="游ゴシック" w:eastAsia="游ゴシック"/>
          <w:b w:val="1"/>
          <w:bCs w:val="1"/>
          <w:sz w:val="22"/>
          <w:szCs w:val="22"/>
        </w:rPr>
        <w:t>99</w:t>
      </w:r>
      <w:r w:rsidRPr="0C00987D" w:rsidR="005C5867">
        <w:rPr>
          <w:rFonts w:ascii="游ゴシック" w:hAnsi="游ゴシック" w:eastAsia="游ゴシック"/>
          <w:b w:val="1"/>
          <w:bCs w:val="1"/>
          <w:sz w:val="22"/>
          <w:szCs w:val="22"/>
        </w:rPr>
        <w:t>回　</w:t>
      </w:r>
      <w:r w:rsidRPr="0C00987D" w:rsidR="09C0F10B">
        <w:rPr>
          <w:rFonts w:ascii="游ゴシック" w:hAnsi="游ゴシック" w:eastAsia="游ゴシック"/>
          <w:b w:val="1"/>
          <w:bCs w:val="1"/>
          <w:sz w:val="22"/>
          <w:szCs w:val="22"/>
        </w:rPr>
        <w:t xml:space="preserve">生成AI </w:t>
      </w:r>
      <w:commentRangeStart w:id="2"/>
      <w:r w:rsidRPr="0C00987D" w:rsidR="09C0F10B">
        <w:rPr>
          <w:rFonts w:ascii="游ゴシック" w:hAnsi="游ゴシック" w:eastAsia="游ゴシック"/>
          <w:b w:val="1"/>
          <w:bCs w:val="1"/>
          <w:sz w:val="22"/>
          <w:szCs w:val="22"/>
        </w:rPr>
        <w:t>――</w:t>
      </w:r>
      <w:commentRangeEnd w:id="2"/>
      <w:r>
        <w:rPr>
          <w:rStyle w:val="CommentReference"/>
        </w:rPr>
        <w:commentReference w:id="2"/>
      </w:r>
      <w:r w:rsidRPr="0C00987D" w:rsidR="09C0F10B">
        <w:rPr>
          <w:rFonts w:ascii="游ゴシック" w:hAnsi="游ゴシック" w:eastAsia="游ゴシック"/>
          <w:b w:val="1"/>
          <w:bCs w:val="1"/>
          <w:sz w:val="22"/>
          <w:szCs w:val="22"/>
        </w:rPr>
        <w:t xml:space="preserve"> 労働生産性への効果</w:t>
      </w:r>
    </w:p>
    <w:p w:rsidRPr="00465AF1" w:rsidR="00AE55E8" w:rsidP="00AE55E8" w:rsidRDefault="00AE55E8" w14:paraId="25B34D99" w14:textId="3AAEB60F">
      <w:pPr>
        <w:rPr>
          <w:sz w:val="20"/>
          <w:szCs w:val="20"/>
        </w:rPr>
      </w:pPr>
      <w:commentRangeStart w:id="3"/>
      <w:r w:rsidRPr="0C00987D" w:rsidR="34188AEE">
        <w:rPr>
          <w:sz w:val="20"/>
          <w:szCs w:val="20"/>
        </w:rPr>
        <w:t>G</w:t>
      </w:r>
      <w:r w:rsidRPr="0C00987D" w:rsidR="1139C075">
        <w:rPr>
          <w:sz w:val="20"/>
          <w:szCs w:val="20"/>
        </w:rPr>
        <w:t>enerative AI</w:t>
      </w:r>
      <w:r w:rsidRPr="0C00987D" w:rsidR="08E9C0AA">
        <w:rPr>
          <w:sz w:val="20"/>
          <w:szCs w:val="20"/>
        </w:rPr>
        <w:t xml:space="preserve"> i</w:t>
      </w:r>
      <w:r w:rsidRPr="0C00987D" w:rsidR="4319555A">
        <w:rPr>
          <w:sz w:val="20"/>
          <w:szCs w:val="20"/>
        </w:rPr>
        <w:t>mpacts</w:t>
      </w:r>
      <w:r w:rsidRPr="0C00987D" w:rsidR="1139C075">
        <w:rPr>
          <w:sz w:val="20"/>
          <w:szCs w:val="20"/>
        </w:rPr>
        <w:t xml:space="preserve"> on labor productivity</w:t>
      </w:r>
      <w:r w:rsidRPr="0C00987D" w:rsidR="354FD7AB">
        <w:rPr>
          <w:sz w:val="20"/>
          <w:szCs w:val="20"/>
        </w:rPr>
        <w:t>:</w:t>
      </w:r>
      <w:r w:rsidRPr="0C00987D" w:rsidR="74A4641E">
        <w:rPr>
          <w:sz w:val="20"/>
          <w:szCs w:val="20"/>
        </w:rPr>
        <w:t xml:space="preserve"> </w:t>
      </w:r>
      <w:r w:rsidRPr="0C00987D" w:rsidR="3A54CB57">
        <w:rPr>
          <w:sz w:val="20"/>
          <w:szCs w:val="20"/>
        </w:rPr>
        <w:t>I</w:t>
      </w:r>
      <w:r w:rsidRPr="0C00987D" w:rsidR="74A4641E">
        <w:rPr>
          <w:sz w:val="20"/>
          <w:szCs w:val="20"/>
        </w:rPr>
        <w:t>nterpret with care</w:t>
      </w:r>
      <w:commentRangeEnd w:id="3"/>
      <w:r>
        <w:rPr>
          <w:rStyle w:val="CommentReference"/>
        </w:rPr>
        <w:commentReference w:id="3"/>
      </w:r>
    </w:p>
    <w:p w:rsidR="00AE55E8" w:rsidP="00AE55E8" w:rsidRDefault="00AE55E8" w14:paraId="0888845A" w14:textId="77777777"/>
    <w:p w:rsidR="005C5867" w:rsidP="005C5867" w:rsidRDefault="005C5867" w14:paraId="10B1A88A" w14:textId="60134F07">
      <w:pPr>
        <w:jc w:val="right"/>
        <w:rPr>
          <w:rStyle w:val="a8"/>
          <w:u w:val="none"/>
        </w:rPr>
      </w:pPr>
      <w:hyperlink w:history="1" r:id="rId14">
        <w:r w:rsidRPr="006A70D1">
          <w:rPr>
            <w:rStyle w:val="a8"/>
            <w:rFonts w:hint="eastAsia"/>
            <w:u w:val="none"/>
          </w:rPr>
          <w:t>伊藤</w:t>
        </w:r>
        <w:r w:rsidRPr="006A70D1">
          <w:rPr>
            <w:rStyle w:val="a8"/>
            <w:u w:val="none"/>
          </w:rPr>
          <w:t xml:space="preserve"> 成朗</w:t>
        </w:r>
      </w:hyperlink>
    </w:p>
    <w:p w:rsidRPr="00C73978" w:rsidR="00C73978" w:rsidP="005C5867" w:rsidRDefault="00C73978" w14:paraId="5FCB9C14" w14:textId="71A9A831">
      <w:pPr>
        <w:jc w:val="right"/>
      </w:pPr>
      <w:hyperlink w:history="1" r:id="rId15">
        <w:r w:rsidRPr="00C73978">
          <w:rPr>
            <w:rStyle w:val="a8"/>
            <w:u w:val="none"/>
          </w:rPr>
          <w:t>Seiro Ito</w:t>
        </w:r>
      </w:hyperlink>
    </w:p>
    <w:p w:rsidRPr="005C5867" w:rsidR="003C7454" w:rsidP="003C7454" w:rsidRDefault="00C5350A" w14:paraId="2F002B61" w14:textId="06CAABB7">
      <w:pPr>
        <w:jc w:val="right"/>
        <w:rPr>
          <w:lang w:val="fr-FR"/>
        </w:rPr>
      </w:pPr>
      <w:r w:rsidRPr="3B0D6DA0">
        <w:rPr>
          <w:lang w:val="fr-FR"/>
        </w:rPr>
        <w:t>20</w:t>
      </w:r>
      <w:r w:rsidRPr="3B0D6DA0" w:rsidR="00116B55">
        <w:rPr>
          <w:lang w:val="fr-FR"/>
        </w:rPr>
        <w:t>2</w:t>
      </w:r>
      <w:r w:rsidRPr="3B0D6DA0" w:rsidR="324F60DC">
        <w:rPr>
          <w:lang w:val="fr-FR"/>
        </w:rPr>
        <w:t>5</w:t>
      </w:r>
      <w:r w:rsidR="003C7454">
        <w:t>年</w:t>
      </w:r>
      <w:r w:rsidR="001A4110">
        <w:t>10</w:t>
      </w:r>
      <w:r w:rsidR="003C7454">
        <w:t>月</w:t>
      </w:r>
    </w:p>
    <w:p w:rsidR="005C5867" w:rsidP="3B0D6DA0" w:rsidRDefault="005C5867" w14:paraId="54C832F1" w14:textId="217A1AE5">
      <w:pPr>
        <w:jc w:val="right"/>
      </w:pPr>
      <w:r w:rsidRPr="0C00987D" w:rsidR="005C5867">
        <w:rPr>
          <w:lang w:val="en-US"/>
        </w:rPr>
        <w:t>（</w:t>
      </w:r>
      <w:r w:rsidRPr="0C00987D" w:rsidR="00142E27">
        <w:rPr>
          <w:lang w:val="en-US"/>
        </w:rPr>
        <w:t>*</w:t>
      </w:r>
      <w:r w:rsidRPr="0C00987D" w:rsidR="00713547">
        <w:rPr>
          <w:lang w:val="en-US"/>
        </w:rPr>
        <w:t>,</w:t>
      </w:r>
      <w:r w:rsidRPr="0C00987D" w:rsidR="00142E27">
        <w:rPr>
          <w:lang w:val="en-US"/>
        </w:rPr>
        <w:t>*</w:t>
      </w:r>
      <w:r w:rsidRPr="0C00987D" w:rsidR="00142E27">
        <w:rPr>
          <w:lang w:val="en-US"/>
        </w:rPr>
        <w:t>**</w:t>
      </w:r>
      <w:r w:rsidRPr="0C00987D" w:rsidR="005C5867">
        <w:rPr>
          <w:lang w:val="en-US"/>
        </w:rPr>
        <w:t>字）</w:t>
      </w:r>
    </w:p>
    <w:p w:rsidRPr="005C5867" w:rsidR="00713547" w:rsidP="0C00987D" w:rsidRDefault="00713547" w14:paraId="0EACA0A4" w14:textId="1AC7C3B2">
      <w:pPr>
        <w:pStyle w:val="a"/>
        <w:jc w:val="right"/>
        <w:rPr>
          <w:lang w:val="fr-FR"/>
        </w:rPr>
      </w:pPr>
    </w:p>
    <w:p w:rsidRPr="005C5867" w:rsidR="009122B5" w:rsidP="3B0D6DA0" w:rsidRDefault="009122B5" w14:paraId="54A58C3C" w14:textId="77777777">
      <w:pPr>
        <w:pStyle w:val="1"/>
        <w:rPr>
          <w:lang w:val="fr-FR"/>
        </w:rPr>
      </w:pPr>
      <w:commentRangeStart w:id="6"/>
      <w:r>
        <w:t>今回紹介する研究</w:t>
      </w:r>
      <w:commentRangeEnd w:id="6"/>
      <w:r w:rsidR="003D49E2">
        <w:rPr>
          <w:rStyle w:val="ae"/>
          <w:rFonts w:asciiTheme="minorHAnsi" w:hAnsiTheme="minorHAnsi" w:eastAsiaTheme="minorEastAsia" w:cstheme="minorBidi"/>
          <w:b w:val="0"/>
        </w:rPr>
        <w:commentReference w:id="6"/>
      </w:r>
    </w:p>
    <w:p w:rsidRPr="00636873" w:rsidR="001F64CF" w:rsidP="3B0D6DA0" w:rsidRDefault="390DA509" w14:paraId="7BE2BB61" w14:textId="776FAE14">
      <w:pPr>
        <w:rPr>
          <w:rFonts w:ascii="Times New Roman" w:hAnsi="Times New Roman" w:cs="Times New Roman"/>
          <w:b w:val="1"/>
          <w:bCs w:val="1"/>
          <w:lang w:val="fr-FR"/>
        </w:rPr>
      </w:pPr>
      <w:r w:rsidRPr="00636873" w:rsidR="390DA509">
        <w:rPr>
          <w:rFonts w:ascii="Times New Roman" w:hAnsi="Times New Roman" w:cs="Times New Roman"/>
          <w:b w:val="1"/>
          <w:bCs w:val="1"/>
          <w:lang w:val="fr-FR"/>
        </w:rPr>
        <w:t>Erik Brynjolfsson, Danielle Li, Lindsey Raymond</w:t>
      </w:r>
      <w:r w:rsidRPr="00636873" w:rsidR="00636873">
        <w:rPr>
          <w:rFonts w:ascii="Times New Roman" w:hAnsi="Times New Roman" w:cs="Times New Roman"/>
          <w:lang w:val="fr-FR"/>
        </w:rPr>
        <w:t>.</w:t>
      </w:r>
      <w:r w:rsidRPr="00636873" w:rsidR="00636873">
        <w:rPr>
          <w:rFonts w:ascii="Times New Roman" w:hAnsi="Times New Roman" w:cs="Times New Roman"/>
          <w:lang w:val="fr-FR"/>
        </w:rPr>
        <w:t xml:space="preserve"> </w:t>
      </w:r>
      <w:r w:rsidRPr="00636873" w:rsidR="00636873">
        <w:rPr>
          <w:rFonts w:ascii="Times New Roman" w:hAnsi="Times New Roman" w:cs="Times New Roman"/>
          <w:b w:val="1"/>
          <w:bCs w:val="1"/>
          <w:lang w:val="fr-FR"/>
          <w:rPrChange w:author="Makoto_Abe1" w:date="2025-09-20T17:33:00Z" w:id="250139002">
            <w:rPr>
              <w:rFonts w:ascii="Times New Roman" w:hAnsi="Times New Roman" w:cs="Times New Roman"/>
              <w:lang w:val="fr-FR"/>
            </w:rPr>
          </w:rPrChange>
        </w:rPr>
        <w:t>2025.</w:t>
      </w:r>
      <w:r w:rsidRPr="00636873" w:rsidR="390DA509">
        <w:rPr>
          <w:rFonts w:ascii="Times New Roman" w:hAnsi="Times New Roman" w:cs="Times New Roman"/>
          <w:b w:val="1"/>
          <w:bCs w:val="1"/>
          <w:lang w:val="fr-FR"/>
          <w:rPrChange w:author="Makoto_Abe1" w:date="2025-09-20T17:33:00Z" w:id="1738844838">
            <w:rPr>
              <w:rFonts w:ascii="Times New Roman" w:hAnsi="Times New Roman" w:cs="Times New Roman"/>
              <w:lang w:val="fr-FR"/>
            </w:rPr>
          </w:rPrChange>
        </w:rPr>
        <w:t xml:space="preserve"> “</w:t>
      </w:r>
      <w:r w:rsidRPr="00636873">
        <w:rPr>
          <w:rFonts w:ascii="Times New Roman" w:hAnsi="Times New Roman" w:cs="Times New Roman"/>
          <w:b w:val="1"/>
          <w:bCs w:val="1"/>
        </w:rPr>
        <w:fldChar w:fldCharType="begin"/>
      </w:r>
      <w:r w:rsidRPr="00636873">
        <w:rPr>
          <w:rFonts w:ascii="Times New Roman" w:hAnsi="Times New Roman" w:cs="Times New Roman"/>
          <w:b w:val="1"/>
          <w:bCs w:val="1"/>
        </w:rPr>
        <w:instrText>HYPERLINK "https://doi.org/10.1093/qje/qjae044" \h</w:instrText>
      </w:r>
      <w:r w:rsidRPr="00737658">
        <w:rPr>
          <w:rFonts w:ascii="Times New Roman" w:hAnsi="Times New Roman" w:cs="Times New Roman"/>
          <w:b/>
          <w:bCs/>
        </w:rPr>
      </w:r>
      <w:r w:rsidRPr="00636873">
        <w:rPr>
          <w:rFonts w:ascii="Times New Roman" w:hAnsi="Times New Roman" w:cs="Times New Roman"/>
          <w:b w:val="1"/>
          <w:bCs w:val="1"/>
        </w:rPr>
        <w:fldChar w:fldCharType="separate"/>
      </w:r>
      <w:r w:rsidRPr="00636873" w:rsidR="390DA509">
        <w:rPr>
          <w:rStyle w:val="a8"/>
          <w:rFonts w:ascii="Times New Roman" w:hAnsi="Times New Roman" w:cs="Times New Roman"/>
          <w:b w:val="1"/>
          <w:bCs w:val="1"/>
          <w:u w:val="none"/>
          <w:lang w:val="fr-FR"/>
          <w:rPrChange w:author="Makoto_Abe1" w:date="2025-09-20T17:33:00Z" w:id="867396640">
            <w:rPr>
              <w:rStyle w:val="a8"/>
              <w:rFonts w:ascii="Times New Roman" w:hAnsi="Times New Roman" w:cs="Times New Roman"/>
              <w:lang w:val="fr-FR"/>
            </w:rPr>
          </w:rPrChange>
        </w:rPr>
        <w:t>Generative AI at work</w:t>
      </w:r>
      <w:r w:rsidRPr="00636873">
        <w:rPr>
          <w:rFonts w:ascii="Times New Roman" w:hAnsi="Times New Roman" w:cs="Times New Roman"/>
          <w:b w:val="1"/>
          <w:bCs w:val="1"/>
        </w:rPr>
        <w:fldChar w:fldCharType="end"/>
      </w:r>
      <w:r w:rsidRPr="00636873" w:rsidR="00636873">
        <w:rPr>
          <w:rFonts w:ascii="Times New Roman" w:hAnsi="Times New Roman" w:cs="Times New Roman"/>
          <w:b w:val="1"/>
          <w:bCs w:val="1"/>
          <w:lang w:val="fr-FR"/>
          <w:rPrChange w:author="Makoto_Abe1" w:date="2025-09-20T17:33:00Z" w:id="1884728372">
            <w:rPr>
              <w:rFonts w:ascii="Times New Roman" w:hAnsi="Times New Roman" w:cs="Times New Roman"/>
              <w:lang w:val="fr-FR"/>
            </w:rPr>
          </w:rPrChange>
        </w:rPr>
        <w:t>.</w:t>
      </w:r>
      <w:r w:rsidRPr="00636873" w:rsidR="390DA509">
        <w:rPr>
          <w:rFonts w:ascii="Times New Roman" w:hAnsi="Times New Roman" w:cs="Times New Roman"/>
          <w:b w:val="1"/>
          <w:bCs w:val="1"/>
          <w:lang w:val="fr-FR"/>
          <w:rPrChange w:author="Makoto_Abe1" w:date="2025-09-20T17:33:00Z" w:id="1615801830">
            <w:rPr>
              <w:rFonts w:ascii="Times New Roman" w:hAnsi="Times New Roman" w:cs="Times New Roman"/>
              <w:lang w:val="fr-FR"/>
            </w:rPr>
          </w:rPrChange>
        </w:rPr>
        <w:t xml:space="preserve">” </w:t>
      </w:r>
      <w:r w:rsidRPr="0C00987D" w:rsidR="390DA509">
        <w:rPr>
          <w:rFonts w:ascii="Times New Roman" w:hAnsi="Times New Roman" w:cs="Times New Roman"/>
          <w:b w:val="1"/>
          <w:bCs w:val="1"/>
          <w:i w:val="1"/>
          <w:iCs w:val="1"/>
          <w:lang w:val="fr-FR"/>
          <w:rPrChange w:author="Makoto_Abe1" w:date="2025-09-20T17:33:00Z" w:id="836287414">
            <w:rPr>
              <w:rFonts w:ascii="Times New Roman" w:hAnsi="Times New Roman" w:cs="Times New Roman"/>
              <w:i w:val="1"/>
              <w:iCs w:val="1"/>
              <w:lang w:val="fr-FR"/>
            </w:rPr>
          </w:rPrChange>
        </w:rPr>
        <w:t>Quarterly</w:t>
      </w:r>
      <w:r w:rsidRPr="0C00987D" w:rsidR="390DA509">
        <w:rPr>
          <w:rFonts w:ascii="Times New Roman" w:hAnsi="Times New Roman" w:cs="Times New Roman"/>
          <w:b w:val="1"/>
          <w:bCs w:val="1"/>
          <w:i w:val="1"/>
          <w:iCs w:val="1"/>
          <w:lang w:val="fr-FR"/>
          <w:rPrChange w:author="Makoto_Abe1" w:date="2025-09-20T17:33:00Z" w:id="921367785">
            <w:rPr>
              <w:rFonts w:ascii="Times New Roman" w:hAnsi="Times New Roman" w:cs="Times New Roman"/>
              <w:i w:val="1"/>
              <w:iCs w:val="1"/>
              <w:lang w:val="fr-FR"/>
            </w:rPr>
          </w:rPrChange>
        </w:rPr>
        <w:t xml:space="preserve"> Journal of Economics</w:t>
      </w:r>
      <w:r w:rsidRPr="00636873" w:rsidR="390DA509">
        <w:rPr>
          <w:rFonts w:ascii="Times New Roman" w:hAnsi="Times New Roman" w:cs="Times New Roman"/>
          <w:b w:val="1"/>
          <w:bCs w:val="1"/>
          <w:lang w:val="fr-FR"/>
          <w:rPrChange w:author="Makoto_Abe1" w:date="2025-09-20T17:33:00Z" w:id="1748437695">
            <w:rPr>
              <w:rFonts w:ascii="Times New Roman" w:hAnsi="Times New Roman" w:cs="Times New Roman"/>
              <w:lang w:val="fr-FR"/>
            </w:rPr>
          </w:rPrChange>
        </w:rPr>
        <w:t>, 140</w:t>
      </w:r>
      <w:r w:rsidRPr="0C00987D" w:rsidR="00636873">
        <w:rPr>
          <w:rFonts w:ascii="Times New Roman" w:hAnsi="Times New Roman" w:cs="Times New Roman"/>
          <w:b w:val="1"/>
          <w:bCs w:val="1"/>
          <w:lang w:val="fr-FR"/>
          <w:rPrChange w:author="Makoto_Abe1" w:date="2025-09-20T17:33:00Z" w:id="37793748">
            <w:rPr>
              <w:rFonts w:ascii="Times New Roman" w:hAnsi="Times New Roman" w:cs="Times New Roman"/>
              <w:lang w:val="fr-FR"/>
            </w:rPr>
          </w:rPrChange>
        </w:rPr>
        <w:t>(2</w:t>
      </w:r>
      <w:r w:rsidRPr="00636873" w:rsidR="00636873">
        <w:rPr>
          <w:rFonts w:ascii="Times New Roman" w:hAnsi="Times New Roman" w:cs="Times New Roman"/>
          <w:b w:val="1"/>
          <w:bCs w:val="1"/>
          <w:lang w:val="fr-FR"/>
          <w:rPrChange w:author="Makoto_Abe1" w:date="2025-09-20T17:33:00Z" w:id="88843169">
            <w:rPr>
              <w:rFonts w:ascii="Times New Roman" w:hAnsi="Times New Roman" w:cs="Times New Roman"/>
              <w:lang w:val="fr-FR"/>
            </w:rPr>
          </w:rPrChange>
        </w:rPr>
        <w:t>):</w:t>
      </w:r>
      <w:r w:rsidRPr="00636873" w:rsidR="00636873">
        <w:rPr>
          <w:rFonts w:ascii="Times New Roman" w:hAnsi="Times New Roman" w:cs="Times New Roman"/>
          <w:b w:val="1"/>
          <w:bCs w:val="1"/>
          <w:lang w:val="fr-FR"/>
          <w:rPrChange w:author="Makoto_Abe1" w:date="2025-09-20T17:33:00Z" w:id="1656211871">
            <w:rPr>
              <w:rFonts w:ascii="Times New Roman" w:hAnsi="Times New Roman" w:cs="Times New Roman"/>
              <w:lang w:val="fr-FR"/>
            </w:rPr>
          </w:rPrChange>
        </w:rPr>
        <w:t xml:space="preserve"> </w:t>
      </w:r>
      <w:r w:rsidRPr="00636873" w:rsidR="390DA509">
        <w:rPr>
          <w:rFonts w:ascii="Times New Roman" w:hAnsi="Times New Roman" w:cs="Times New Roman"/>
          <w:b w:val="1"/>
          <w:bCs w:val="1"/>
          <w:lang w:val="fr-FR"/>
          <w:rPrChange w:author="Makoto_Abe1" w:date="2025-09-20T17:33:00Z" w:id="918560790">
            <w:rPr>
              <w:rFonts w:ascii="Times New Roman" w:hAnsi="Times New Roman" w:cs="Times New Roman"/>
              <w:lang w:val="fr-FR"/>
            </w:rPr>
          </w:rPrChange>
        </w:rPr>
        <w:t>889-942</w:t>
      </w:r>
      <w:r w:rsidRPr="00636873" w:rsidR="1903A9A4">
        <w:rPr>
          <w:rFonts w:ascii="Times New Roman" w:hAnsi="Times New Roman" w:cs="Times New Roman"/>
          <w:b w:val="1"/>
          <w:bCs w:val="1"/>
          <w:lang w:val="fr-FR"/>
          <w:rPrChange w:author="Makoto_Abe1" w:date="2025-09-20T17:33:00Z" w:id="165829733">
            <w:rPr>
              <w:rFonts w:ascii="Times New Roman" w:hAnsi="Times New Roman" w:cs="Times New Roman"/>
              <w:lang w:val="fr-FR"/>
            </w:rPr>
          </w:rPrChange>
        </w:rPr>
        <w:t>.</w:t>
      </w:r>
    </w:p>
    <w:p w:rsidRPr="000C18AE" w:rsidR="001F64CF" w:rsidDel="003D49E2" w:rsidP="00FC710B" w:rsidRDefault="001F64CF" w14:paraId="3B42FC8B" w14:textId="47C04D4B">
      <w:pPr>
        <w:rPr>
          <w:del w:author="Makoto_Abe1" w:date="2025-09-20T17:42:00Z" w16du:dateUtc="2025-09-20T08:42:00Z" w:id="33"/>
          <w:rFonts w:ascii="Times New Roman" w:hAnsi="Times New Roman" w:cs="Times New Roman"/>
          <w:b/>
          <w:bCs/>
          <w:lang w:val="fr-FR"/>
        </w:rPr>
      </w:pPr>
    </w:p>
    <w:p w:rsidRPr="000C18AE" w:rsidR="00D25337" w:rsidRDefault="00D25337" w14:paraId="170906F2" w14:textId="29A483FC">
      <w:pPr>
        <w:ind w:right="210"/>
        <w:rPr>
          <w:rStyle w:val="a8"/>
          <w:rFonts w:ascii="Times New Roman" w:hAnsi="Times New Roman" w:cs="Times New Roman"/>
          <w:lang w:val="fr-FR"/>
        </w:rPr>
        <w:pPrChange w:author="Makoto_Abe1" w:date="2025-09-20T17:42:00Z" w16du:dateUtc="2025-09-20T08:42:00Z" w:id="34">
          <w:pPr>
            <w:ind w:left="210" w:right="210" w:firstLine="210" w:firstLineChars="100"/>
          </w:pPr>
        </w:pPrChange>
      </w:pPr>
    </w:p>
    <w:p w:rsidRPr="00737658" w:rsidR="001F64CF" w:rsidP="001A4110" w:rsidRDefault="0AB2F36A" w14:paraId="3564BF6E" w14:textId="390403B5">
      <w:pPr>
        <w:pStyle w:val="1"/>
        <w:rPr>
          <w:lang w:val="fr-FR"/>
          <w:rPrChange w:author="Makoto_Abe1" w:date="2025-09-22T09:20:00Z" w16du:dateUtc="2025-09-22T00:20:00Z" w:id="35">
            <w:rPr/>
          </w:rPrChange>
        </w:rPr>
      </w:pPr>
      <w:commentRangeStart w:id="36"/>
      <w:r>
        <w:t>皆が知りたい答え</w:t>
      </w:r>
      <w:commentRangeEnd w:id="36"/>
      <w:r w:rsidR="003D49E2">
        <w:rPr>
          <w:rStyle w:val="ae"/>
          <w:rFonts w:asciiTheme="minorHAnsi" w:hAnsiTheme="minorHAnsi" w:eastAsiaTheme="minorEastAsia" w:cstheme="minorBidi"/>
          <w:b w:val="0"/>
        </w:rPr>
        <w:commentReference w:id="36"/>
      </w:r>
    </w:p>
    <w:p w:rsidRPr="00737658" w:rsidR="00D25337" w:rsidP="001F64CF" w:rsidRDefault="00D25337" w14:paraId="2C50DB78" w14:textId="77777777">
      <w:pPr>
        <w:rPr>
          <w:rFonts w:cs="Times New Roman" w:eastAsiaTheme="minorHAnsi"/>
          <w:lang w:val="fr-FR"/>
          <w:rPrChange w:author="Makoto_Abe1" w:date="2025-09-22T09:20:00Z" w16du:dateUtc="2025-09-22T00:20:00Z" w:id="37">
            <w:rPr>
              <w:rFonts w:cs="Times New Roman" w:eastAsiaTheme="minorHAnsi"/>
            </w:rPr>
          </w:rPrChange>
        </w:rPr>
      </w:pPr>
    </w:p>
    <w:p w:rsidR="7A170813" w:rsidP="3B0D6DA0" w:rsidRDefault="7A170813" w14:paraId="64610CA0" w14:textId="46449B96">
      <w:pPr>
        <w:ind w:firstLine="210" w:firstLineChars="100"/>
        <w:rPr>
          <w:rFonts w:cs="Times New Roman"/>
        </w:rPr>
      </w:pPr>
      <w:r w:rsidRPr="347B927D">
        <w:rPr>
          <w:rFonts w:cs="Times New Roman"/>
        </w:rPr>
        <w:t>生成</w:t>
      </w:r>
      <w:r w:rsidRPr="00737658">
        <w:rPr>
          <w:rFonts w:cs="Times New Roman"/>
          <w:lang w:val="fr-FR"/>
          <w:rPrChange w:author="Makoto_Abe1" w:date="2025-09-22T09:20:00Z" w16du:dateUtc="2025-09-22T00:20:00Z" w:id="38">
            <w:rPr>
              <w:rFonts w:cs="Times New Roman"/>
            </w:rPr>
          </w:rPrChange>
        </w:rPr>
        <w:t>AI</w:t>
      </w:r>
      <w:r w:rsidRPr="347B927D">
        <w:rPr>
          <w:rFonts w:cs="Times New Roman"/>
        </w:rPr>
        <w:t>が労働生産性に与える効果は</w:t>
      </w:r>
      <w:r w:rsidRPr="00737658">
        <w:rPr>
          <w:rFonts w:cs="Times New Roman"/>
          <w:lang w:val="fr-FR"/>
          <w:rPrChange w:author="Makoto_Abe1" w:date="2025-09-22T09:20:00Z" w16du:dateUtc="2025-09-22T00:20:00Z" w:id="39">
            <w:rPr>
              <w:rFonts w:cs="Times New Roman"/>
            </w:rPr>
          </w:rPrChange>
        </w:rPr>
        <w:t xml:space="preserve">? </w:t>
      </w:r>
      <w:r w:rsidRPr="347B927D">
        <w:rPr>
          <w:rFonts w:cs="Times New Roman"/>
        </w:rPr>
        <w:t>誰もが答えを知りたいでしょう。労働生産性は高まります。それはそうでしょう。でも、そこで終わってはいけません。どのような人たちの生産性が最も上がったのか、それはなぜなのか。何が起きているのかを理解しながら結果を知ることが大事です。</w:t>
      </w:r>
    </w:p>
    <w:p w:rsidR="7A170813" w:rsidP="3B0D6DA0" w:rsidRDefault="7A170813" w14:paraId="784DBDD2" w14:textId="3AE6538E">
      <w:pPr>
        <w:ind w:firstLine="210" w:firstLineChars="100"/>
      </w:pPr>
      <w:r w:rsidRPr="3B0D6DA0">
        <w:rPr>
          <w:rFonts w:cs="Times New Roman"/>
        </w:rPr>
        <w:t>今回紹介する研究は、中小企業向け財務ソフトウェアを売る企業のチャット・エージェント(チャット・ボックスへ書き込んだ質問に答えを返してくれる人たち)に対し、AIチャット・ボットが回答例のアドバイスを示すことの効果を計測しました。</w:t>
      </w:r>
    </w:p>
    <w:p w:rsidR="3B0D6DA0" w:rsidP="3B0D6DA0" w:rsidRDefault="3B0D6DA0" w14:paraId="426EA1B7" w14:textId="1426F9C1">
      <w:pPr>
        <w:ind w:firstLine="210" w:firstLineChars="100"/>
        <w:rPr>
          <w:rFonts w:cs="Times New Roman"/>
        </w:rPr>
      </w:pPr>
    </w:p>
    <w:p w:rsidRPr="001F64CF" w:rsidR="001F64CF" w:rsidP="001A4110" w:rsidRDefault="2856F21C" w14:paraId="1DD188B6" w14:textId="094F1E60">
      <w:pPr>
        <w:pStyle w:val="1"/>
      </w:pPr>
      <w:commentRangeStart w:id="40"/>
      <w:r>
        <w:t>AIの使用方法</w:t>
      </w:r>
      <w:commentRangeEnd w:id="40"/>
      <w:r w:rsidR="003D49E2">
        <w:rPr>
          <w:rStyle w:val="ae"/>
          <w:rFonts w:asciiTheme="minorHAnsi" w:hAnsiTheme="minorHAnsi" w:eastAsiaTheme="minorEastAsia" w:cstheme="minorBidi"/>
          <w:b w:val="0"/>
        </w:rPr>
        <w:commentReference w:id="40"/>
      </w:r>
    </w:p>
    <w:p w:rsidR="00D25337" w:rsidP="001F64CF" w:rsidRDefault="00D25337" w14:paraId="75C98F00" w14:textId="77777777">
      <w:pPr>
        <w:rPr>
          <w:rFonts w:cs="Times New Roman" w:eastAsiaTheme="minorHAnsi"/>
        </w:rPr>
      </w:pPr>
    </w:p>
    <w:p w:rsidR="2856F21C" w:rsidP="3B0D6DA0" w:rsidRDefault="2856F21C" w14:paraId="629733BA" w14:textId="4B4C1586">
      <w:pPr>
        <w:ind w:firstLine="210" w:firstLineChars="100"/>
        <w:rPr>
          <w:rFonts w:cs="Times New Roman"/>
        </w:rPr>
      </w:pPr>
      <w:r w:rsidRPr="3B0D6DA0">
        <w:rPr>
          <w:rFonts w:cs="Times New Roman"/>
        </w:rPr>
        <w:t>チャット・ボックスの質問と回答は、企業がリアルタイムで把握できます。この情報を参照し、AIはチャット・エージェントに対してポップアップ・ウィンドウで回答例や資料参照先をリアルタイムで表示します。エージェントはそのままコピー・ペーストもできますし、</w:t>
      </w:r>
      <w:r w:rsidRPr="3B0D6DA0">
        <w:rPr>
          <w:rFonts w:cs="Times New Roman"/>
        </w:rPr>
        <w:lastRenderedPageBreak/>
        <w:t>要約して回答を書いたり、参照先資料を読んで回答したり、もしくは、AIを完全に無視して回答することもできます。</w:t>
      </w:r>
    </w:p>
    <w:p w:rsidR="2856F21C" w:rsidP="3B0D6DA0" w:rsidRDefault="2856F21C" w14:paraId="39BA3BA0" w14:textId="20D62379">
      <w:pPr>
        <w:ind w:firstLine="210" w:firstLineChars="100"/>
      </w:pPr>
      <w:r w:rsidRPr="3B0D6DA0">
        <w:rPr>
          <w:rFonts w:cs="Times New Roman"/>
        </w:rPr>
        <w:t>AIはこの企業に保存されていた過去のチャットQ&amp;Aを使って学習しています。効率的で効果的な回答ができるように、学習では成績優良なエージェントのデータをより重視する工夫がしてあります。このため、成績優良なエージェントがくれるようなアドバイスをAIが表示している、と理解できるでしょう。</w:t>
      </w:r>
    </w:p>
    <w:p w:rsidR="00D25337" w:rsidP="001F64CF" w:rsidRDefault="00D25337" w14:paraId="5631F431" w14:textId="77777777">
      <w:pPr>
        <w:rPr>
          <w:rFonts w:cs="Times New Roman" w:eastAsiaTheme="minorHAnsi"/>
        </w:rPr>
      </w:pPr>
    </w:p>
    <w:p w:rsidRPr="001F64CF" w:rsidR="001F64CF" w:rsidP="001A4110" w:rsidRDefault="4AB359B8" w14:paraId="4A7385BA" w14:textId="38E6008B">
      <w:pPr>
        <w:pStyle w:val="1"/>
      </w:pPr>
      <w:commentRangeStart w:id="41"/>
      <w:r>
        <w:t>データと推計方法</w:t>
      </w:r>
      <w:commentRangeEnd w:id="41"/>
      <w:r w:rsidR="003D49E2">
        <w:rPr>
          <w:rStyle w:val="ae"/>
          <w:rFonts w:asciiTheme="minorHAnsi" w:hAnsiTheme="minorHAnsi" w:eastAsiaTheme="minorEastAsia" w:cstheme="minorBidi"/>
          <w:b w:val="0"/>
        </w:rPr>
        <w:commentReference w:id="41"/>
      </w:r>
    </w:p>
    <w:p w:rsidR="00D25337" w:rsidP="001F64CF" w:rsidRDefault="00D25337" w14:paraId="0AA7EB8E" w14:textId="77777777">
      <w:pPr>
        <w:rPr>
          <w:rFonts w:cs="Times New Roman" w:eastAsiaTheme="minorHAnsi"/>
        </w:rPr>
      </w:pPr>
    </w:p>
    <w:p w:rsidR="4AB359B8" w:rsidP="3B0D6DA0" w:rsidRDefault="4AB359B8" w14:paraId="2A7CCC7D" w14:textId="28B23120">
      <w:pPr>
        <w:ind w:firstLine="210" w:firstLineChars="100"/>
        <w:rPr>
          <w:rFonts w:cs="Times New Roman"/>
        </w:rPr>
      </w:pPr>
      <w:r w:rsidRPr="3B0D6DA0">
        <w:rPr>
          <w:rFonts w:cs="Times New Roman"/>
        </w:rPr>
        <w:t>この研究で用いるデータは、2020年から2021年に記録された5000名以上のエージェントによる300万回を超えるチャットQ&amp;Aです。記録されたテキストからは、回答時間や時間あたり回答数などの量的結果に加え、解決率や顧客感情などの質的結果が計算できます。</w:t>
      </w:r>
    </w:p>
    <w:p w:rsidR="4AB359B8" w:rsidP="3B0D6DA0" w:rsidRDefault="4AB359B8" w14:paraId="252E41DB" w14:textId="6168C349">
      <w:pPr>
        <w:ind w:firstLine="210" w:firstLineChars="100"/>
      </w:pPr>
      <w:r w:rsidRPr="1EF12C70">
        <w:rPr>
          <w:rFonts w:cs="Times New Roman"/>
        </w:rPr>
        <w:t>AIは実験ではなく通常業務で導入されたため、推計に使うのは観察データです。導入はチーム毎にばらばらの時期であったため、</w:t>
      </w:r>
      <w:r w:rsidRPr="1EF12C70" w:rsidR="276BF99D">
        <w:rPr>
          <w:rFonts w:cs="Times New Roman"/>
        </w:rPr>
        <w:t>その</w:t>
      </w:r>
      <w:r w:rsidRPr="1EF12C70" w:rsidR="5EB9B534">
        <w:rPr>
          <w:rFonts w:cs="Times New Roman"/>
        </w:rPr>
        <w:t>差異</w:t>
      </w:r>
      <w:r w:rsidRPr="1EF12C70" w:rsidR="276BF99D">
        <w:rPr>
          <w:rFonts w:cs="Times New Roman"/>
        </w:rPr>
        <w:t>を利用してい</w:t>
      </w:r>
      <w:r w:rsidRPr="1EF12C70" w:rsidR="0D51E712">
        <w:rPr>
          <w:rFonts w:cs="Times New Roman"/>
        </w:rPr>
        <w:t>ます</w:t>
      </w:r>
      <w:r w:rsidRPr="1EF12C70" w:rsidR="276BF99D">
        <w:rPr>
          <w:rFonts w:cs="Times New Roman"/>
        </w:rPr>
        <w:t>。著者たちは</w:t>
      </w:r>
      <w:r w:rsidRPr="1EF12C70">
        <w:rPr>
          <w:rFonts w:cs="Times New Roman"/>
        </w:rPr>
        <w:t>通常のDID推計ではなく、頑健</w:t>
      </w:r>
      <w:r w:rsidRPr="1EF12C70" w:rsidR="32D37F82">
        <w:rPr>
          <w:rFonts w:cs="Times New Roman"/>
        </w:rPr>
        <w:t>な</w:t>
      </w:r>
      <w:r w:rsidRPr="1EF12C70">
        <w:rPr>
          <w:rFonts w:cs="Times New Roman"/>
        </w:rPr>
        <w:t>DID推計を</w:t>
      </w:r>
      <w:r w:rsidRPr="1EF12C70" w:rsidR="30C00223">
        <w:rPr>
          <w:rFonts w:cs="Times New Roman"/>
        </w:rPr>
        <w:t>用いており、</w:t>
      </w:r>
      <w:r w:rsidRPr="1EF12C70">
        <w:rPr>
          <w:rFonts w:cs="Times New Roman"/>
        </w:rPr>
        <w:t>得られた結果は比較的信頼できると考えられます。</w:t>
      </w:r>
    </w:p>
    <w:p w:rsidR="3B0D6DA0" w:rsidP="3B0D6DA0" w:rsidRDefault="3B0D6DA0" w14:paraId="4012F95D" w14:textId="735A598F">
      <w:pPr>
        <w:ind w:firstLine="210" w:firstLineChars="100"/>
        <w:rPr>
          <w:rFonts w:cs="Times New Roman"/>
        </w:rPr>
      </w:pPr>
    </w:p>
    <w:p w:rsidRPr="001F64CF" w:rsidR="001F64CF" w:rsidP="001A4110" w:rsidRDefault="0A843815" w14:paraId="56906FF9" w14:textId="2F166021">
      <w:pPr>
        <w:pStyle w:val="1"/>
      </w:pPr>
      <w:commentRangeStart w:id="42"/>
      <w:r>
        <w:t>結果</w:t>
      </w:r>
      <w:commentRangeEnd w:id="42"/>
      <w:r w:rsidR="003D49E2">
        <w:rPr>
          <w:rStyle w:val="ae"/>
          <w:rFonts w:asciiTheme="minorHAnsi" w:hAnsiTheme="minorHAnsi" w:eastAsiaTheme="minorEastAsia" w:cstheme="minorBidi"/>
          <w:b w:val="0"/>
        </w:rPr>
        <w:commentReference w:id="42"/>
      </w:r>
    </w:p>
    <w:p w:rsidR="00D25337" w:rsidP="001F64CF" w:rsidRDefault="00D25337" w14:paraId="2C682622" w14:textId="77777777">
      <w:pPr>
        <w:rPr>
          <w:rFonts w:cs="Times New Roman" w:eastAsiaTheme="minorHAnsi"/>
        </w:rPr>
      </w:pPr>
    </w:p>
    <w:p w:rsidR="0A843815" w:rsidP="3B0D6DA0" w:rsidRDefault="0A843815" w14:paraId="2E5A872D" w14:textId="232137DF">
      <w:pPr>
        <w:ind w:firstLine="210" w:firstLineChars="100"/>
        <w:rPr>
          <w:rFonts w:cs="Times New Roman"/>
        </w:rPr>
      </w:pPr>
      <w:r w:rsidRPr="0C00987D" w:rsidR="0A843815">
        <w:rPr>
          <w:rFonts w:cs="Times New Roman"/>
        </w:rPr>
        <w:t>AIチャット・ボットは、導入前に比べて1時間あたりの解決数を約24%増やしました。平均所要時間は8.5%短縮し、</w:t>
      </w:r>
      <w:ins w:author="Seiro_Ito" w:date="2025-09-22T01:43:51.971Z" w:id="527322797">
        <w:r w:rsidRPr="0C00987D" w:rsidR="47E22D8E">
          <w:rPr>
            <w:rFonts w:cs="Times New Roman"/>
          </w:rPr>
          <w:t>一問い合わせあたりの</w:t>
        </w:r>
      </w:ins>
      <w:r w:rsidRPr="0C00987D" w:rsidR="0A843815">
        <w:rPr>
          <w:rFonts w:cs="Times New Roman"/>
        </w:rPr>
        <w:t>解決率は1.3%ポイント上昇しました。時間が短縮しながら解決率も増えているのは素晴らしい成果です。ただし、顧客満足度への効果は統計学的に0でした。特筆すべきは、導入前の成績が低かったエージェントほど、時間あたり解決数の効果は大きかったことです。下位1/4の1時間あたり解決数は0.53増えたのに対し、上位1/4はその半分の</w:t>
      </w:r>
      <w:r w:rsidRPr="0C00987D" w:rsidR="0A843815">
        <w:rPr>
          <w:rFonts w:cs="Times New Roman"/>
        </w:rPr>
        <w:t>0.26増えただけでした。このため</w:t>
      </w:r>
      <w:r w:rsidRPr="0C00987D" w:rsidR="0A843815">
        <w:rPr>
          <w:rFonts w:cs="Times New Roman"/>
        </w:rPr>
        <w:t>、労働生産性の格差が縮小しました。</w:t>
      </w:r>
    </w:p>
    <w:p w:rsidR="0A843815" w:rsidP="3B0D6DA0" w:rsidRDefault="0A843815" w14:paraId="38CFFA2D" w14:textId="690E00C4">
      <w:pPr>
        <w:ind w:firstLine="210" w:firstLineChars="100"/>
      </w:pPr>
      <w:r w:rsidRPr="3B0D6DA0">
        <w:rPr>
          <w:rFonts w:cs="Times New Roman"/>
        </w:rPr>
        <w:t xml:space="preserve">労働生産性の格差縮小は意外ですが、AIが成績優良労働者のノウハウを学習したことを考えれば、納得のいく結果です。低生産性労働者だけでなく高生産性労働者も、自分の扱ったことの少ない質問についてはAIチャット・ボットが助けになったことでしょう。 </w:t>
      </w:r>
    </w:p>
    <w:p w:rsidR="3B0D6DA0" w:rsidP="3B0D6DA0" w:rsidRDefault="3B0D6DA0" w14:paraId="1AAE591F" w14:textId="6F57E556">
      <w:pPr>
        <w:ind w:firstLine="210" w:firstLineChars="100"/>
        <w:rPr>
          <w:rFonts w:cs="Times New Roman"/>
        </w:rPr>
      </w:pPr>
    </w:p>
    <w:p w:rsidRPr="001F64CF" w:rsidR="001F64CF" w:rsidP="001A4110" w:rsidRDefault="5B091955" w14:paraId="565E801C" w14:textId="0712611F">
      <w:pPr>
        <w:pStyle w:val="1"/>
      </w:pPr>
      <w:commentRangeStart w:id="43"/>
      <w:r>
        <w:t>解釈</w:t>
      </w:r>
      <w:commentRangeEnd w:id="43"/>
      <w:r w:rsidR="003D49E2">
        <w:rPr>
          <w:rStyle w:val="ae"/>
          <w:rFonts w:asciiTheme="minorHAnsi" w:hAnsiTheme="minorHAnsi" w:eastAsiaTheme="minorEastAsia" w:cstheme="minorBidi"/>
          <w:b w:val="0"/>
        </w:rPr>
        <w:commentReference w:id="43"/>
      </w:r>
    </w:p>
    <w:p w:rsidR="00D25337" w:rsidP="001F64CF" w:rsidRDefault="00D25337" w14:paraId="284003BF" w14:textId="77777777">
      <w:pPr>
        <w:rPr>
          <w:rFonts w:cs="Times New Roman" w:eastAsiaTheme="minorHAnsi"/>
        </w:rPr>
      </w:pPr>
    </w:p>
    <w:p w:rsidRPr="001F64CF" w:rsidR="00620D5D" w:rsidP="25F17B00" w:rsidRDefault="5B091955" w14:paraId="5A245C5F" w14:textId="686EAE97">
      <w:pPr>
        <w:ind w:firstLine="210" w:firstLineChars="100"/>
        <w:rPr>
          <w:rStyle w:val="a7"/>
          <w:rFonts w:cs="Times New Roman"/>
        </w:rPr>
      </w:pPr>
      <w:r w:rsidRPr="7FCBDC8C">
        <w:rPr>
          <w:rFonts w:cs="Times New Roman"/>
        </w:rPr>
        <w:t>では、AIを使えばどんな場合にも生産性格差が縮小するでしょうか。答えはNoです。本研究では、AIはチャット・ボックスQ&amp;Aという範囲の狭い業務に適用されています。顧客の感情を害さずに速やかに解決に導くことが目標です。チャンドラー</w:t>
      </w:r>
      <w:r w:rsidRPr="1EF12C70" w:rsidR="46C836C6">
        <w:rPr>
          <w:rFonts w:cs="Times New Roman"/>
        </w:rPr>
        <w:t>(19</w:t>
      </w:r>
      <w:r w:rsidRPr="1EF12C70" w:rsidR="05E23FA4">
        <w:rPr>
          <w:rFonts w:cs="Times New Roman"/>
        </w:rPr>
        <w:t>77</w:t>
      </w:r>
      <w:r w:rsidRPr="1EF12C70" w:rsidR="46C836C6">
        <w:rPr>
          <w:rFonts w:cs="Times New Roman"/>
        </w:rPr>
        <w:t>)</w:t>
      </w:r>
      <w:r w:rsidRPr="7FCBDC8C">
        <w:rPr>
          <w:rFonts w:cs="Times New Roman"/>
        </w:rPr>
        <w:t>によれば、企業の現場では、労務管理、資本調達、新規事業開拓、広告戦略、競合対策、そしてこれら</w:t>
      </w:r>
      <w:r w:rsidRPr="7FCBDC8C">
        <w:rPr>
          <w:rFonts w:cs="Times New Roman"/>
        </w:rPr>
        <w:lastRenderedPageBreak/>
        <w:t>の間の優先順序決めが必要です。こうした広い課題と比べれば、今回の業務がいかに狭いかが分かります。対応のパタ</w:t>
      </w:r>
      <w:ins w:author="Makoto_Abe1" w:date="2025-09-20T17:07:00Z" w16du:dateUtc="2025-09-20T08:07:00Z" w:id="44">
        <w:r w:rsidR="00960622">
          <w:rPr>
            <w:rFonts w:hint="eastAsia" w:cs="Times New Roman"/>
          </w:rPr>
          <w:t>ー</w:t>
        </w:r>
      </w:ins>
      <w:r w:rsidRPr="7FCBDC8C">
        <w:rPr>
          <w:rFonts w:cs="Times New Roman"/>
        </w:rPr>
        <w:t>ンが</w:t>
      </w:r>
      <w:ins w:author="Makoto_Abe1" w:date="2025-09-20T17:06:00Z" w16du:dateUtc="2025-09-20T08:06:00Z" w:id="45">
        <w:r w:rsidR="00960622">
          <w:rPr>
            <w:rFonts w:hint="eastAsia" w:cs="Times New Roman"/>
          </w:rPr>
          <w:t>（</w:t>
        </w:r>
      </w:ins>
      <w:del w:author="Makoto_Abe1" w:date="2025-09-20T17:06:00Z" w16du:dateUtc="2025-09-20T08:06:00Z" w:id="46">
        <w:r w:rsidRPr="7FCBDC8C" w:rsidDel="00960622">
          <w:rPr>
            <w:rFonts w:cs="Times New Roman"/>
          </w:rPr>
          <w:delText>(</w:delText>
        </w:r>
      </w:del>
      <w:r w:rsidRPr="7FCBDC8C">
        <w:rPr>
          <w:rFonts w:cs="Times New Roman"/>
        </w:rPr>
        <w:t>多いものの</w:t>
      </w:r>
      <w:ins w:author="Makoto_Abe1" w:date="2025-09-20T17:06:00Z" w16du:dateUtc="2025-09-20T08:06:00Z" w:id="47">
        <w:r w:rsidR="00960622">
          <w:rPr>
            <w:rFonts w:hint="eastAsia" w:cs="Times New Roman"/>
          </w:rPr>
          <w:t>)</w:t>
        </w:r>
      </w:ins>
      <w:del w:author="Makoto_Abe1" w:date="2025-09-20T17:06:00Z" w16du:dateUtc="2025-09-20T08:06:00Z" w:id="48">
        <w:r w:rsidRPr="7FCBDC8C" w:rsidDel="00960622">
          <w:rPr>
            <w:rFonts w:cs="Times New Roman"/>
          </w:rPr>
          <w:delText>)</w:delText>
        </w:r>
      </w:del>
      <w:r w:rsidRPr="7FCBDC8C">
        <w:rPr>
          <w:rFonts w:cs="Times New Roman"/>
        </w:rPr>
        <w:t>有限でテキスト・ベースの業務</w:t>
      </w:r>
      <w:r w:rsidRPr="25F17B00" w:rsidR="5F1D7FF9">
        <w:rPr>
          <w:rFonts w:cs="Times New Roman"/>
        </w:rPr>
        <w:t>で</w:t>
      </w:r>
      <w:r w:rsidRPr="7FCBDC8C">
        <w:rPr>
          <w:rFonts w:cs="Times New Roman"/>
        </w:rPr>
        <w:t>は、高生産性労働者のノウハウを学習したAIが生産性の格差を縮小させると考えてよいでしょう。また、今回のチャット・ボットはChatGPT-3をベースにしています。現在のAIは遙か先を進んでいるので、チャット・ボットのアドバイスも、高生産性労働者にもっと役立つ内容になっているかもしれません。製品ごとの差があることからも、この研究結果をそのまま一般化するのは危険です</w:t>
      </w:r>
      <w:del w:author="Makoto_Abe1" w:date="2025-09-20T16:55:00Z" w16du:dateUtc="2025-09-20T07:55:00Z" w:id="49">
        <w:r w:rsidRPr="7FCBDC8C" w:rsidDel="00620D5D">
          <w:rPr>
            <w:rFonts w:cs="Times New Roman"/>
          </w:rPr>
          <w:delText>。</w:delText>
        </w:r>
      </w:del>
      <w:r w:rsidRPr="7FCBDC8C" w:rsidR="00620D5D">
        <w:rPr>
          <w:rStyle w:val="a7"/>
          <w:rFonts w:cs="Times New Roman"/>
        </w:rPr>
        <w:endnoteReference w:id="2"/>
      </w:r>
      <w:ins w:author="Makoto_Abe1" w:date="2025-09-20T16:55:00Z" w16du:dateUtc="2025-09-20T07:55:00Z" w:id="53">
        <w:r w:rsidR="00620D5D">
          <w:rPr>
            <w:rFonts w:hint="eastAsia" w:cs="Times New Roman"/>
          </w:rPr>
          <w:t>。</w:t>
        </w:r>
      </w:ins>
    </w:p>
    <w:p w:rsidRPr="001F64CF" w:rsidR="001F64CF" w:rsidP="0C00987D" w:rsidRDefault="5B091955" w14:paraId="404F7940" w14:textId="63E9FAE1">
      <w:pPr>
        <w:pStyle w:val="a"/>
        <w:ind w:firstLine="210" w:firstLineChars="100"/>
        <w:rPr>
          <w:rFonts w:cs="Times New Roman"/>
        </w:rPr>
      </w:pPr>
      <w:r w:rsidRPr="3B0D6DA0" w:rsidR="5B091955">
        <w:rPr>
          <w:rFonts w:cs="Times New Roman"/>
        </w:rPr>
        <w:t>定型的ではないオープン・エンドの業務については、使う人の能力</w:t>
      </w:r>
      <w:r w:rsidRPr="3B0D6DA0" w:rsidR="21B9B987">
        <w:rPr>
          <w:rFonts w:cs="Times New Roman"/>
        </w:rPr>
        <w:t>が高いほど効果が</w:t>
      </w:r>
      <w:r w:rsidRPr="3B0D6DA0" w:rsidR="63CC6761">
        <w:rPr>
          <w:rFonts w:cs="Times New Roman"/>
        </w:rPr>
        <w:t>大きい</w:t>
      </w:r>
      <w:r w:rsidRPr="3B0D6DA0" w:rsidR="21B9B987">
        <w:rPr>
          <w:rFonts w:cs="Times New Roman"/>
        </w:rPr>
        <w:t>とする研究</w:t>
      </w:r>
      <w:commentRangeStart w:id="54"/>
      <w:ins w:author="Makoto_Abe1" w:date="2025-09-20T16:55:00Z" w16du:dateUtc="2025-09-20T07:55:00Z" w:id="1391455711">
        <w:r w:rsidRPr="0C00987D" w:rsidR="00620D5D">
          <w:rPr>
            <w:rFonts w:cs="Times New Roman"/>
          </w:rPr>
          <w:t>（</w:t>
        </w:r>
      </w:ins>
      <w:ins w:author="Makoto_Abe1" w:date="2025-09-20T16:56:00Z" w:id="514321954">
        <w:r w:rsidRPr="0C00987D" w:rsidR="00620D5D">
          <w:rPr>
            <w:rFonts w:cs="Times New Roman"/>
          </w:rPr>
          <w:t>Dell'Acqua</w:t>
        </w:r>
        <w:r w:rsidRPr="0C00987D" w:rsidR="00620D5D">
          <w:rPr>
            <w:rFonts w:cs="Times New Roman"/>
          </w:rPr>
          <w:t xml:space="preserve"> et al. 2023</w:t>
        </w:r>
      </w:ins>
      <w:ins w:author="Makoto_Abe1" w:date="2025-09-20T16:55:00Z" w16du:dateUtc="2025-09-20T07:55:00Z" w:id="518615528">
        <w:r w:rsidRPr="0C00987D" w:rsidR="00620D5D">
          <w:rPr>
            <w:rFonts w:cs="Times New Roman"/>
          </w:rPr>
          <w:t>）</w:t>
        </w:r>
      </w:ins>
      <w:ins w:author="Makoto_Abe1" w:date="2025-09-22T09:26:00Z" w16du:dateUtc="2025-09-22T00:26:00Z" w:id="58">
        <w:commentRangeEnd w:id="54"/>
        <w:r w:rsidR="00737658">
          <w:rPr>
            <w:rStyle w:val="ae"/>
          </w:rPr>
          <w:commentReference w:id="54"/>
        </w:r>
        <w:r>
          <w:rPr>
            <w:rStyle w:val="CommentReference"/>
          </w:rPr>
        </w:r>
      </w:ins>
      <w:del w:author="Makoto_Abe1" w:date="2025-09-20T16:56:00Z" w16du:dateUtc="2025-09-20T07:56:00Z" w:id="59">
        <w:r w:rsidRPr="3B0D6DA0" w:rsidDel="00620D5D" w:rsidR="001F64CF">
          <w:rPr>
            <w:rStyle w:val="a7"/>
            <w:rFonts w:cs="Times New Roman"/>
          </w:rPr>
          <w:endnoteReference w:id="3"/>
        </w:r>
      </w:del>
      <w:r w:rsidRPr="3B0D6DA0" w:rsidR="21B9B987">
        <w:rPr>
          <w:rFonts w:cs="Times New Roman"/>
        </w:rPr>
        <w:t>、</w:t>
      </w:r>
      <w:ins w:author="Seiro_Ito" w:date="2025-09-22T01:44:37.057Z" w:id="995380657">
        <w:r w:rsidRPr="3B0D6DA0" w:rsidR="1D3DF183">
          <w:rPr>
            <w:rFonts w:cs="Times New Roman"/>
          </w:rPr>
          <w:t>能力が</w:t>
        </w:r>
      </w:ins>
      <w:r w:rsidRPr="3B0D6DA0" w:rsidR="21B9B987">
        <w:rPr>
          <w:rFonts w:cs="Times New Roman"/>
        </w:rPr>
        <w:t>低い</w:t>
      </w:r>
      <w:r w:rsidRPr="3B0D6DA0" w:rsidR="5B091955">
        <w:rPr>
          <w:rFonts w:cs="Times New Roman"/>
        </w:rPr>
        <w:t>と効果が負、つまり、状態が悪化することを示した研究</w:t>
      </w:r>
      <w:ins w:author="Makoto_Abe1" w:date="2025-09-20T16:56:00Z" w16du:dateUtc="2025-09-20T07:56:00Z" w:id="637309522">
        <w:r w:rsidRPr="0C00987D" w:rsidR="00620D5D">
          <w:rPr>
            <w:rFonts w:cs="Times New Roman"/>
          </w:rPr>
          <w:t>（</w:t>
        </w:r>
        <w:r w:rsidRPr="0C00987D" w:rsidR="00620D5D">
          <w:rPr>
            <w:rFonts w:cs="Times New Roman"/>
          </w:rPr>
          <w:t>Otis et al. 2025</w:t>
        </w:r>
        <w:r w:rsidRPr="0C00987D" w:rsidR="00620D5D">
          <w:rPr>
            <w:rFonts w:cs="Times New Roman"/>
          </w:rPr>
          <w:t>）</w:t>
        </w:r>
      </w:ins>
      <w:del w:author="Makoto_Abe1" w:date="2025-09-20T16:57:00Z" w16du:dateUtc="2025-09-20T07:57:00Z" w:id="63">
        <w:r w:rsidRPr="3B0D6DA0" w:rsidDel="00620D5D" w:rsidR="001F64CF">
          <w:rPr>
            <w:rStyle w:val="a7"/>
            <w:rFonts w:cs="Times New Roman"/>
          </w:rPr>
          <w:endnoteReference w:id="4"/>
        </w:r>
      </w:del>
      <w:r w:rsidRPr="3B0D6DA0" w:rsidR="5B091955">
        <w:rPr>
          <w:rFonts w:cs="Times New Roman"/>
        </w:rPr>
        <w:t>もあります。今回のように低技能労働者の頭脳として動くAIか、それとも、高技能労働者の手足と</w:t>
      </w:r>
      <w:r w:rsidRPr="25F17B00" w:rsidR="5756BA4E">
        <w:rPr>
          <w:rFonts w:cs="Times New Roman"/>
        </w:rPr>
        <w:t>し</w:t>
      </w:r>
      <w:r w:rsidRPr="3B0D6DA0" w:rsidR="5B091955">
        <w:rPr>
          <w:rFonts w:cs="Times New Roman"/>
        </w:rPr>
        <w:t>て動くAIかによっても、</w:t>
      </w:r>
      <w:ins w:author="Seiro_Ito" w:date="2025-09-22T01:44:57.888Z" w:id="916353419">
        <w:r w:rsidRPr="0C00987D" w:rsidR="275FC405">
          <w:rPr>
            <w:rFonts w:cs="Times New Roman"/>
          </w:rPr>
          <w:t>企業の技能労働者需要への効果、</w:t>
        </w:r>
      </w:ins>
      <w:ins w:author="Seiro_Ito" w:date="2025-09-22T01:45:06.855Z" w:id="181236425">
        <w:r w:rsidRPr="0C00987D" w:rsidR="275FC405">
          <w:rPr>
            <w:rFonts w:cs="Times New Roman"/>
          </w:rPr>
          <w:t>ひいては、</w:t>
        </w:r>
      </w:ins>
      <w:r w:rsidRPr="3B0D6DA0" w:rsidR="5B091955">
        <w:rPr>
          <w:rFonts w:cs="Times New Roman"/>
        </w:rPr>
        <w:t>生産性格差への効果</w:t>
      </w:r>
      <w:del w:author="Seiro_Ito" w:date="2025-09-22T01:45:02.916Z" w:id="2064636500">
        <w:r w:rsidRPr="0C00987D" w:rsidDel="5B091955">
          <w:rPr>
            <w:rFonts w:cs="Times New Roman"/>
          </w:rPr>
          <w:delText>、ひいては、</w:delText>
        </w:r>
      </w:del>
      <w:del w:author="Seiro_Ito" w:date="2025-09-22T01:44:50.774Z" w:id="1727773465">
        <w:r w:rsidRPr="0C00987D" w:rsidDel="5B091955">
          <w:rPr>
            <w:rFonts w:cs="Times New Roman"/>
          </w:rPr>
          <w:delText>企業の技能労働者需要への効果</w:delText>
        </w:r>
      </w:del>
      <w:r w:rsidRPr="3B0D6DA0" w:rsidR="5B091955">
        <w:rPr>
          <w:rFonts w:cs="Times New Roman"/>
        </w:rPr>
        <w:t>が異なるはずです</w:t>
      </w:r>
      <w:ins w:author="Makoto_Abe1" w:date="2025-09-20T16:57:00Z" w16du:dateUtc="2025-09-20T07:57:00Z" w:id="2006869172">
        <w:r w:rsidRPr="0C00987D" w:rsidR="00620D5D">
          <w:rPr>
            <w:rFonts w:cs="Times New Roman"/>
          </w:rPr>
          <w:t>（</w:t>
        </w:r>
        <w:r w:rsidRPr="0C00987D" w:rsidR="00620D5D">
          <w:rPr>
            <w:rFonts w:cs="Times New Roman"/>
          </w:rPr>
          <w:t>Ide and Talamas 2025</w:t>
        </w:r>
        <w:r w:rsidRPr="0C00987D" w:rsidR="00620D5D">
          <w:rPr>
            <w:rFonts w:cs="Times New Roman"/>
          </w:rPr>
          <w:t>）</w:t>
        </w:r>
      </w:ins>
      <w:r w:rsidRPr="3B0D6DA0" w:rsidR="5B091955">
        <w:rPr>
          <w:rFonts w:cs="Times New Roman"/>
        </w:rPr>
        <w:t>。</w:t>
      </w:r>
      <w:del w:author="Makoto_Abe1" w:date="2025-09-20T16:58:00Z" w16du:dateUtc="2025-09-20T07:58:00Z" w:id="67">
        <w:r w:rsidRPr="3B0D6DA0" w:rsidDel="00620D5D" w:rsidR="001F64CF">
          <w:rPr>
            <w:rStyle w:val="a7"/>
            <w:rFonts w:cs="Times New Roman"/>
          </w:rPr>
          <w:endnoteReference w:id="5"/>
        </w:r>
      </w:del>
      <w:r w:rsidRPr="3B0D6DA0" w:rsidR="5B091955">
        <w:rPr>
          <w:rFonts w:cs="Times New Roman"/>
        </w:rPr>
        <w:t>さらに、使用する環境が未整備の途上国と制度が整備され高技能労働者の豊富な先進国では、同じ使い方でも効果が違うはずです。我が</w:t>
      </w:r>
      <w:r w:rsidRPr="3B0D6DA0" w:rsidR="764718F5">
        <w:rPr>
          <w:rFonts w:cs="Times New Roman"/>
        </w:rPr>
        <w:t>事</w:t>
      </w:r>
      <w:r w:rsidRPr="3B0D6DA0" w:rsidR="5B091955">
        <w:rPr>
          <w:rFonts w:cs="Times New Roman"/>
        </w:rPr>
        <w:t>という感覚のある先進国には自然と注目が集まりますが、途上国におけるAIの仕事への影響にも注目すると、途上国の未来だけでなく、AI</w:t>
      </w:r>
      <w:r w:rsidRPr="3B0D6DA0" w:rsidR="1CD7FACF">
        <w:rPr>
          <w:rFonts w:cs="Times New Roman"/>
        </w:rPr>
        <w:t>と</w:t>
      </w:r>
      <w:r w:rsidRPr="3B0D6DA0" w:rsidR="26D6827C">
        <w:rPr>
          <w:rFonts w:cs="Times New Roman"/>
        </w:rPr>
        <w:t>個人</w:t>
      </w:r>
      <w:r w:rsidRPr="3B0D6DA0" w:rsidR="5EE1D653">
        <w:rPr>
          <w:rFonts w:cs="Times New Roman"/>
        </w:rPr>
        <w:t>の</w:t>
      </w:r>
      <w:r w:rsidRPr="3B0D6DA0" w:rsidR="26D6827C">
        <w:rPr>
          <w:rFonts w:cs="Times New Roman"/>
        </w:rPr>
        <w:t>関わり方</w:t>
      </w:r>
      <w:r w:rsidRPr="3B0D6DA0" w:rsidR="37DBA50C">
        <w:rPr>
          <w:rFonts w:cs="Times New Roman"/>
        </w:rPr>
        <w:t>の多様性</w:t>
      </w:r>
      <w:r w:rsidRPr="3B0D6DA0" w:rsidR="5B091955">
        <w:rPr>
          <w:rFonts w:cs="Times New Roman"/>
        </w:rPr>
        <w:t>を理解する手立てに</w:t>
      </w:r>
      <w:r w:rsidRPr="3B0D6DA0" w:rsidR="3F338FD5">
        <w:rPr>
          <w:rFonts w:cs="Times New Roman"/>
        </w:rPr>
        <w:t>も</w:t>
      </w:r>
      <w:r w:rsidRPr="3B0D6DA0" w:rsidR="5B091955">
        <w:rPr>
          <w:rFonts w:cs="Times New Roman"/>
        </w:rPr>
        <w:t>なるはずです。</w:t>
      </w:r>
      <w:r w:rsidRPr="3B0D6DA0" w:rsidR="001A4110">
        <w:rPr>
          <w:rFonts w:cs="Times New Roman"/>
        </w:rPr>
        <w:t>■</w:t>
      </w:r>
    </w:p>
    <w:p w:rsidRPr="00692F22" w:rsidR="00AE0B13" w:rsidP="00AE0B13" w:rsidRDefault="00AE0B13" w14:paraId="05F4A802" w14:textId="77777777">
      <w:pPr>
        <w:adjustRightInd w:val="0"/>
        <w:snapToGrid w:val="0"/>
      </w:pPr>
    </w:p>
    <w:p w:rsidR="0001645F" w:rsidP="0001645F" w:rsidRDefault="0001645F" w14:paraId="1175F5C7" w14:textId="77777777">
      <w:pPr>
        <w:rPr>
          <w:sz w:val="18"/>
          <w:szCs w:val="18"/>
        </w:rPr>
      </w:pPr>
      <w:r w:rsidRPr="3B0D6DA0">
        <w:rPr>
          <w:sz w:val="18"/>
          <w:szCs w:val="18"/>
        </w:rPr>
        <w:t>※この記事の内容および意見は執筆者個人に属し、日本貿易振興機構あるいはアジア経済研究所の公式意見を示すものではありません。</w:t>
      </w:r>
    </w:p>
    <w:p w:rsidR="0001645F" w:rsidP="0001645F" w:rsidRDefault="0001645F" w14:paraId="75627C80" w14:textId="77777777">
      <w:pPr>
        <w:spacing w:line="20" w:lineRule="exact"/>
        <w:rPr>
          <w:sz w:val="18"/>
          <w:szCs w:val="18"/>
        </w:rPr>
      </w:pPr>
    </w:p>
    <w:p w:rsidRPr="00AE0B13" w:rsidR="0001645F" w:rsidP="3B0D6DA0" w:rsidRDefault="0001645F" w14:paraId="5E4F36F4" w14:textId="77777777">
      <w:pPr>
        <w:rPr>
          <w:rFonts w:cs="Times New Roman"/>
        </w:rPr>
      </w:pPr>
    </w:p>
    <w:p w:rsidRPr="001A4110" w:rsidR="001F64CF" w:rsidP="3B0D6DA0" w:rsidRDefault="001F64CF" w14:paraId="43EB6710" w14:textId="00AD640E">
      <w:pPr>
        <w:pStyle w:val="1"/>
        <w:rPr>
          <w:sz w:val="21"/>
        </w:rPr>
      </w:pPr>
      <w:commentRangeStart w:id="70"/>
      <w:r w:rsidRPr="347B927D">
        <w:rPr>
          <w:sz w:val="21"/>
        </w:rPr>
        <w:t>参考文献</w:t>
      </w:r>
      <w:commentRangeEnd w:id="70"/>
      <w:r w:rsidR="003D49E2">
        <w:rPr>
          <w:rStyle w:val="ae"/>
          <w:rFonts w:asciiTheme="minorHAnsi" w:hAnsiTheme="minorHAnsi" w:eastAsiaTheme="minorEastAsia" w:cstheme="minorBidi"/>
          <w:b w:val="0"/>
        </w:rPr>
        <w:commentReference w:id="70"/>
      </w:r>
    </w:p>
    <w:p w:rsidR="357679EC" w:rsidP="347B927D" w:rsidRDefault="357679EC" w14:paraId="2B20D6F6" w14:textId="392A9A59">
      <w:pPr>
        <w:pStyle w:val="a9"/>
        <w:numPr>
          <w:ilvl w:val="0"/>
          <w:numId w:val="3"/>
        </w:numPr>
        <w:ind w:leftChars="0"/>
      </w:pPr>
      <w:r>
        <w:t>Chandler, Alfred D.</w:t>
      </w:r>
      <w:del w:author="Makoto_Abe1" w:date="2025-09-22T09:21:00Z" w16du:dateUtc="2025-09-22T00:21:00Z" w:id="71">
        <w:r w:rsidDel="00737658">
          <w:delText>,</w:delText>
        </w:r>
      </w:del>
      <w:r>
        <w:t xml:space="preserve"> </w:t>
      </w:r>
      <w:r w:rsidRPr="00EC33BB">
        <w:rPr>
          <w:i/>
          <w:iCs/>
        </w:rPr>
        <w:t>The visible hand</w:t>
      </w:r>
      <w:del w:author="Makoto_Abe1" w:date="2025-09-22T09:22:00Z" w16du:dateUtc="2025-09-22T00:22:00Z" w:id="72">
        <w:r w:rsidDel="00737658">
          <w:delText>,</w:delText>
        </w:r>
      </w:del>
      <w:ins w:author="Makoto_Abe1" w:date="2025-09-22T09:22:00Z" w16du:dateUtc="2025-09-22T00:22:00Z" w:id="73">
        <w:r w:rsidR="00737658">
          <w:rPr>
            <w:rFonts w:hint="eastAsia"/>
          </w:rPr>
          <w:t>.</w:t>
        </w:r>
      </w:ins>
      <w:r>
        <w:t xml:space="preserve"> Harvard University Press.</w:t>
      </w:r>
    </w:p>
    <w:p w:rsidR="00D25337" w:rsidP="00883309" w:rsidRDefault="4E99B637" w14:paraId="75FA4778" w14:textId="3DA86FF7">
      <w:pPr>
        <w:pStyle w:val="a9"/>
        <w:numPr>
          <w:ilvl w:val="0"/>
          <w:numId w:val="3"/>
        </w:numPr>
        <w:ind w:leftChars="0"/>
      </w:pPr>
      <w:r>
        <w:t xml:space="preserve">Dell'Acqua, F., McFowland III, E., Mollick, E. R., Lifshitz-Assaf, H., Kellogg, K., Rajendran, S., ... </w:t>
      </w:r>
      <w:r w:rsidR="0A21D72B">
        <w:t>and</w:t>
      </w:r>
      <w:r>
        <w:t xml:space="preserve"> Lakhani, K. R. 2023. </w:t>
      </w:r>
      <w:r w:rsidRPr="00EE2ED9">
        <w:fldChar w:fldCharType="begin"/>
      </w:r>
      <w:r w:rsidRPr="00EE2ED9">
        <w:instrText>HYPERLINK "https://www.hbs.edu/ris/Publication%20Files/24-013_d9b45b68-9e74-42d6-a1c6-c72fb70c7282.pdf" \h</w:instrText>
      </w:r>
      <w:r w:rsidRPr="00EE2ED9">
        <w:fldChar w:fldCharType="separate"/>
      </w:r>
      <w:r w:rsidRPr="00EE2ED9">
        <w:rPr>
          <w:rStyle w:val="a8"/>
          <w:u w:val="none"/>
          <w:rPrChange w:author="Makoto_Abe1" w:date="2025-09-20T17:13:00Z" w16du:dateUtc="2025-09-20T08:13:00Z" w:id="74">
            <w:rPr>
              <w:rStyle w:val="a8"/>
            </w:rPr>
          </w:rPrChange>
        </w:rPr>
        <w:t>“Navigating the jagged technological frontier: Field experimental evidence of the effects of AI on knowledge worker productivity and quality.”</w:t>
      </w:r>
      <w:r w:rsidRPr="00EE2ED9">
        <w:fldChar w:fldCharType="end"/>
      </w:r>
      <w:r>
        <w:t xml:space="preserve"> </w:t>
      </w:r>
      <w:r w:rsidRPr="347B927D">
        <w:rPr>
          <w:i/>
          <w:iCs/>
        </w:rPr>
        <w:t>Harvard Business School Technology &amp; Operations Mgt. Unit Working Paper</w:t>
      </w:r>
      <w:r>
        <w:t>, (24-013).</w:t>
      </w:r>
      <w:bookmarkStart w:name="ref-JoensenNielsen2009" w:id="75"/>
    </w:p>
    <w:p w:rsidR="00D25337" w:rsidP="3B0D6DA0" w:rsidRDefault="2BD0CCBC" w14:paraId="5CD906C1" w14:textId="3CEE35A1">
      <w:pPr>
        <w:pStyle w:val="a9"/>
        <w:numPr>
          <w:ilvl w:val="0"/>
          <w:numId w:val="3"/>
        </w:numPr>
        <w:ind w:leftChars="0"/>
        <w:rPr/>
      </w:pPr>
      <w:r w:rsidR="2BD0CCBC">
        <w:rPr/>
        <w:t xml:space="preserve">Ide, </w:t>
      </w:r>
      <w:r w:rsidR="2BD0CCBC">
        <w:rPr/>
        <w:t>Enrique</w:t>
      </w:r>
      <w:r w:rsidR="2BD0CCBC">
        <w:rPr/>
        <w:t xml:space="preserve"> and Eduard Talamas. 2025. “</w:t>
      </w:r>
      <w:ins w:author="Seiro_Ito" w:date="2025-09-22T01:48:09.504Z" w:id="1278767247">
        <w:r>
          <w:fldChar w:fldCharType="begin"/>
        </w:r>
        <w:r>
          <w:instrText xml:space="preserve">HYPERLINK "https://doi.org/10.1086/737233" </w:instrText>
        </w:r>
        <w:r>
          <w:fldChar w:fldCharType="separate"/>
        </w:r>
      </w:ins>
      <w:ins w:author="Seiro_Ito" w:date="2025-09-22T01:48:09.491Z" w:id="95892709">
        <w:r w:rsidRPr="0C00987D" w:rsidR="2BD0CCBC">
          <w:rPr>
            <w:rStyle w:val="a8"/>
          </w:rPr>
          <w:t>Artificial intelligence and knowledge economy</w:t>
        </w:r>
      </w:ins>
      <w:ins w:author="Seiro_Ito" w:date="2025-09-22T01:48:09.505Z" w:id="429821415">
        <w:r>
          <w:fldChar w:fldCharType="end"/>
        </w:r>
      </w:ins>
      <w:del w:author="Makoto_Abe1" w:date="2025-09-22T09:22:00Z" w:id="837658218">
        <w:r w:rsidDel="2BD0CCBC">
          <w:delText>,</w:delText>
        </w:r>
      </w:del>
      <w:ins w:author="Makoto_Abe1" w:date="2025-09-22T09:22:00Z" w:id="574796620">
        <w:r w:rsidR="00737658">
          <w:t>.</w:t>
        </w:r>
      </w:ins>
      <w:r w:rsidR="2BD0CCBC">
        <w:rPr/>
        <w:t xml:space="preserve">” </w:t>
      </w:r>
      <w:r w:rsidRPr="0C00987D" w:rsidR="2BD0CCBC">
        <w:rPr>
          <w:i w:val="1"/>
          <w:iCs w:val="1"/>
        </w:rPr>
        <w:t>Journal of Political Economy, forthcoming</w:t>
      </w:r>
      <w:r w:rsidR="2BD0CCBC">
        <w:rPr/>
        <w:t>.</w:t>
      </w:r>
    </w:p>
    <w:p w:rsidR="00D25337" w:rsidP="00883309" w:rsidRDefault="1DB5A7A3" w14:paraId="1D94B3EB" w14:textId="07D93310">
      <w:pPr>
        <w:pStyle w:val="a9"/>
        <w:numPr>
          <w:ilvl w:val="0"/>
          <w:numId w:val="3"/>
        </w:numPr>
        <w:ind w:leftChars="0"/>
      </w:pPr>
      <w:r>
        <w:t xml:space="preserve">Otis, Nicholas G., Rowan P. Clarke, Solene Delecourt, David Holtz, and Rembrand Koning. 2024. </w:t>
      </w:r>
      <w:r w:rsidRPr="00EE2ED9">
        <w:fldChar w:fldCharType="begin"/>
      </w:r>
      <w:r w:rsidRPr="00EE2ED9">
        <w:instrText>HYPERLINK \h</w:instrText>
      </w:r>
      <w:r w:rsidRPr="00EE2ED9">
        <w:fldChar w:fldCharType="separate"/>
      </w:r>
      <w:r w:rsidRPr="00EE2ED9">
        <w:rPr>
          <w:rStyle w:val="a8"/>
          <w:u w:val="none"/>
          <w:rPrChange w:author="Makoto_Abe1" w:date="2025-09-20T17:14:00Z" w16du:dateUtc="2025-09-20T08:14:00Z" w:id="78">
            <w:rPr>
              <w:rStyle w:val="a8"/>
            </w:rPr>
          </w:rPrChange>
        </w:rPr>
        <w:t>“The uneven impact of generative AI on entrepreneurial performance</w:t>
      </w:r>
      <w:del w:author="Makoto_Abe1" w:date="2025-09-22T09:22:00Z" w16du:dateUtc="2025-09-22T00:22:00Z" w:id="79">
        <w:r w:rsidRPr="00EE2ED9" w:rsidDel="00737658">
          <w:rPr>
            <w:rStyle w:val="a8"/>
            <w:u w:val="none"/>
            <w:rPrChange w:author="Makoto_Abe1" w:date="2025-09-20T17:14:00Z" w16du:dateUtc="2025-09-20T08:14:00Z" w:id="80">
              <w:rPr>
                <w:rStyle w:val="a8"/>
              </w:rPr>
            </w:rPrChange>
          </w:rPr>
          <w:delText>,</w:delText>
        </w:r>
      </w:del>
      <w:ins w:author="Makoto_Abe1" w:date="2025-09-22T09:22:00Z" w16du:dateUtc="2025-09-22T00:22:00Z" w:id="81">
        <w:r w:rsidR="00737658">
          <w:rPr>
            <w:rStyle w:val="a8"/>
            <w:rFonts w:hint="eastAsia"/>
            <w:u w:val="none"/>
          </w:rPr>
          <w:t>.</w:t>
        </w:r>
      </w:ins>
      <w:r w:rsidRPr="00EE2ED9">
        <w:rPr>
          <w:rStyle w:val="a8"/>
          <w:u w:val="none"/>
          <w:rPrChange w:author="Makoto_Abe1" w:date="2025-09-20T17:14:00Z" w16du:dateUtc="2025-09-20T08:14:00Z" w:id="82">
            <w:rPr>
              <w:rStyle w:val="a8"/>
            </w:rPr>
          </w:rPrChange>
        </w:rPr>
        <w:t>”</w:t>
      </w:r>
      <w:r w:rsidRPr="00EE2ED9">
        <w:fldChar w:fldCharType="end"/>
      </w:r>
      <w:r>
        <w:t xml:space="preserve"> </w:t>
      </w:r>
      <w:r w:rsidRPr="3B0D6DA0">
        <w:rPr>
          <w:i/>
          <w:iCs/>
        </w:rPr>
        <w:t>OSF Preprints</w:t>
      </w:r>
      <w:r>
        <w:t xml:space="preserve">.  </w:t>
      </w:r>
      <w:bookmarkStart w:name="ref-LevineZimmerman1995" w:id="83"/>
      <w:bookmarkEnd w:id="75"/>
      <w:bookmarkEnd w:id="83"/>
    </w:p>
    <w:p w:rsidR="00D25337" w:rsidP="00D25337" w:rsidRDefault="00D25337" w14:paraId="06E35D9B" w14:textId="77777777">
      <w:pPr>
        <w:rPr>
          <w:rFonts w:cs="Times New Roman" w:eastAsiaTheme="minorHAnsi"/>
        </w:rPr>
      </w:pPr>
      <w:bookmarkStart w:name="ref-Madala1992" w:id="84"/>
      <w:bookmarkEnd w:id="84"/>
    </w:p>
    <w:p w:rsidRPr="001A4110" w:rsidR="006A70D1" w:rsidRDefault="006A70D1" w14:paraId="5910F3E0" w14:textId="6FF64370">
      <w:pPr>
        <w:pStyle w:val="1"/>
        <w:pPrChange w:author="Makoto_Abe1" w:date="2025-09-20T17:40:00Z" w16du:dateUtc="2025-09-20T08:40:00Z" w:id="85">
          <w:pPr>
            <w:ind w:left="210" w:right="210"/>
          </w:pPr>
        </w:pPrChange>
      </w:pPr>
      <w:commentRangeStart w:id="86"/>
      <w:r w:rsidRPr="3B0D6DA0">
        <w:t>著者プロフィール</w:t>
      </w:r>
      <w:commentRangeEnd w:id="86"/>
      <w:r w:rsidR="003D49E2">
        <w:rPr>
          <w:rStyle w:val="ae"/>
          <w:rFonts w:asciiTheme="minorHAnsi" w:hAnsiTheme="minorHAnsi" w:eastAsiaTheme="minorEastAsia" w:cstheme="minorBidi"/>
          <w:b w:val="0"/>
        </w:rPr>
        <w:commentReference w:id="86"/>
      </w:r>
    </w:p>
    <w:p w:rsidRPr="00D6014A" w:rsidR="006A70D1" w:rsidP="3B0D6DA0" w:rsidRDefault="006A70D1" w14:paraId="7A68AC37" w14:textId="1E8B12BF">
      <w:pPr>
        <w:spacing w:after="187" w:afterLines="50"/>
      </w:pPr>
      <w:hyperlink r:id="rId16">
        <w:r w:rsidRPr="3B0D6DA0">
          <w:rPr>
            <w:rStyle w:val="a8"/>
            <w:u w:val="none"/>
          </w:rPr>
          <w:t>伊藤成朗（いとうせいろう）</w:t>
        </w:r>
      </w:hyperlink>
      <w:r w:rsidRPr="3B0D6DA0" w:rsidR="00B15A47">
        <w:rPr>
          <w:rStyle w:val="a8"/>
          <w:u w:val="none"/>
        </w:rPr>
        <w:t xml:space="preserve">　</w:t>
      </w:r>
      <w:r w:rsidRPr="3B0D6DA0">
        <w:t>アジア経済研究所 開発研究センター、ミクロ経済分析グル</w:t>
      </w:r>
      <w:r w:rsidRPr="3B0D6DA0">
        <w:lastRenderedPageBreak/>
        <w:t>ープ長。博士（経済学）。専門は開発経済学、応用ミクロ経済学、応用時系列分析。最近の著作に</w:t>
      </w:r>
      <w:r w:rsidRPr="3B0D6DA0" w:rsidR="00C12DAE">
        <w:t>”</w:t>
      </w:r>
      <w:hyperlink r:id="rId17">
        <w:r w:rsidRPr="3B0D6DA0" w:rsidR="00C12DAE">
          <w:rPr>
            <w:rStyle w:val="a8"/>
            <w:u w:val="none"/>
          </w:rPr>
          <w:t>The effect of sex work regulation on health and well-being of sex workers: Evidence from Senegal</w:t>
        </w:r>
      </w:hyperlink>
      <w:r w:rsidRPr="3B0D6DA0" w:rsidR="00C12DAE">
        <w:t>.”（Aurélia Lépine, Carole Treibichと共著、</w:t>
      </w:r>
      <w:r w:rsidRPr="3B0D6DA0" w:rsidR="00C12DAE">
        <w:rPr>
          <w:i/>
          <w:iCs/>
        </w:rPr>
        <w:t>Health Economics</w:t>
      </w:r>
      <w:r w:rsidRPr="3B0D6DA0" w:rsidR="00C12DAE">
        <w:t>, 2018, 27(11): 1627-1652）、</w:t>
      </w:r>
      <w:r w:rsidRPr="3B0D6DA0">
        <w:t>主な著作に「</w:t>
      </w:r>
      <w:hyperlink r:id="rId18">
        <w:r w:rsidRPr="3B0D6DA0" w:rsidR="00116B55">
          <w:rPr>
            <w:rStyle w:val="a8"/>
            <w:u w:val="none"/>
          </w:rPr>
          <w:t>南アフリカにおける最低賃金規制と農業生産</w:t>
        </w:r>
      </w:hyperlink>
      <w:r w:rsidRPr="3B0D6DA0">
        <w:t>」（『</w:t>
      </w:r>
      <w:hyperlink r:id="rId19">
        <w:r w:rsidRPr="3B0D6DA0" w:rsidR="00116B55">
          <w:rPr>
            <w:rStyle w:val="a8"/>
            <w:u w:val="none"/>
          </w:rPr>
          <w:t>アジア経済</w:t>
        </w:r>
      </w:hyperlink>
      <w:r w:rsidRPr="3B0D6DA0">
        <w:t xml:space="preserve">』 </w:t>
      </w:r>
      <w:r w:rsidRPr="3B0D6DA0" w:rsidR="00116B55">
        <w:t>2021</w:t>
      </w:r>
      <w:r w:rsidRPr="3B0D6DA0">
        <w:t>年</w:t>
      </w:r>
      <w:r w:rsidRPr="3B0D6DA0" w:rsidR="00116B55">
        <w:t>6月号</w:t>
      </w:r>
      <w:r w:rsidRPr="3B0D6DA0">
        <w:t>）など。</w:t>
      </w:r>
    </w:p>
    <w:p w:rsidR="00776B23" w:rsidP="002F35DB" w:rsidRDefault="006A70D1" w14:paraId="707D1962" w14:textId="67E80FF4">
      <w:r>
        <w:rPr>
          <w:rFonts w:hint="eastAsia"/>
          <w:noProof/>
        </w:rPr>
        <w:drawing>
          <wp:inline distT="0" distB="0" distL="0" distR="0" wp14:anchorId="3234A1DF" wp14:editId="693901AA">
            <wp:extent cx="1094400" cy="1440000"/>
            <wp:effectExtent l="0" t="0" r="0" b="8255"/>
            <wp:docPr id="1" name="図 1">
              <a:hlinkClick xmlns:a="http://schemas.openxmlformats.org/drawingml/2006/main" r:id="rId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書影1.png"/>
                    <pic:cNvPicPr/>
                  </pic:nvPicPr>
                  <pic:blipFill>
                    <a:blip r:embed="rId20">
                      <a:extLst>
                        <a:ext uri="{28A0092B-C50C-407E-A947-70E740481C1C}">
                          <a14:useLocalDpi xmlns:a14="http://schemas.microsoft.com/office/drawing/2010/main" val="0"/>
                        </a:ext>
                      </a:extLst>
                    </a:blip>
                    <a:stretch>
                      <a:fillRect/>
                    </a:stretch>
                  </pic:blipFill>
                  <pic:spPr>
                    <a:xfrm>
                      <a:off x="0" y="0"/>
                      <a:ext cx="1094400" cy="1440000"/>
                    </a:xfrm>
                    <a:prstGeom prst="rect">
                      <a:avLst/>
                    </a:prstGeom>
                  </pic:spPr>
                </pic:pic>
              </a:graphicData>
            </a:graphic>
          </wp:inline>
        </w:drawing>
      </w:r>
      <w:r w:rsidR="003368B5">
        <w:rPr>
          <w:rFonts w:hint="eastAsia"/>
          <w:noProof/>
        </w:rPr>
        <w:drawing>
          <wp:inline distT="0" distB="0" distL="0" distR="0" wp14:anchorId="3F6FB7AC" wp14:editId="4DBB13D0">
            <wp:extent cx="1019327" cy="1440000"/>
            <wp:effectExtent l="0" t="0" r="0" b="8255"/>
            <wp:docPr id="4" name="図 4">
              <a:hlinkClick xmlns:a="http://schemas.openxmlformats.org/drawingml/2006/main" r:id="rId1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019327" cy="1440000"/>
                    </a:xfrm>
                    <a:prstGeom prst="rect">
                      <a:avLst/>
                    </a:prstGeom>
                    <a:noFill/>
                    <a:ln>
                      <a:noFill/>
                    </a:ln>
                  </pic:spPr>
                </pic:pic>
              </a:graphicData>
            </a:graphic>
          </wp:inline>
        </w:drawing>
      </w:r>
    </w:p>
    <w:sectPr w:rsidR="00776B23" w:rsidSect="00557588">
      <w:headerReference w:type="default" r:id="rId22"/>
      <w:endnotePr>
        <w:numFmt w:val="decimal"/>
      </w:endnotePr>
      <w:type w:val="continuous"/>
      <w:pgSz w:w="11906" w:h="16838" w:orient="portrait" w:code="9"/>
      <w:pgMar w:top="1985" w:right="1701" w:bottom="1701" w:left="1701" w:header="851" w:footer="992" w:gutter="0"/>
      <w:cols w:space="425"/>
      <w:docGrid w:type="lines" w:linePitch="375"/>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nitials="R" w:author="Makoto_Abe1" w:date="2025-09-20T17:36:00Z" w:id="2">
    <w:p w:rsidR="003D49E2" w:rsidP="003D49E2" w:rsidRDefault="003D49E2" w14:paraId="4F8B3408" w14:textId="77777777">
      <w:pPr>
        <w:pStyle w:val="af"/>
      </w:pPr>
      <w:r>
        <w:rPr>
          <w:rStyle w:val="ae"/>
        </w:rPr>
        <w:annotationRef/>
      </w:r>
      <w:r>
        <w:t>倍角ダーシ</w:t>
      </w:r>
    </w:p>
  </w:comment>
  <w:comment w:initials="R" w:author="Makoto_Abe1" w:date="2025-09-20T17:35:00Z" w:id="3">
    <w:p w:rsidR="003D49E2" w:rsidP="003D49E2" w:rsidRDefault="003D49E2" w14:paraId="013E5478" w14:textId="5513216B">
      <w:pPr>
        <w:pStyle w:val="af"/>
      </w:pPr>
      <w:r>
        <w:rPr>
          <w:rStyle w:val="ae"/>
        </w:rPr>
        <w:annotationRef/>
      </w:r>
      <w:r>
        <w:t>英語タイトルを入れて下さい。</w:t>
      </w:r>
    </w:p>
  </w:comment>
  <w:comment w:initials="R" w:author="Makoto_Abe1" w:date="2025-09-20T17:37:00Z" w:id="6">
    <w:p w:rsidR="003D49E2" w:rsidP="003D49E2" w:rsidRDefault="003D49E2" w14:paraId="1896E8D7" w14:textId="77777777">
      <w:pPr>
        <w:pStyle w:val="af"/>
      </w:pPr>
      <w:r>
        <w:rPr>
          <w:rStyle w:val="ae"/>
        </w:rPr>
        <w:annotationRef/>
      </w:r>
      <w:r>
        <w:t>見出しh6</w:t>
      </w:r>
    </w:p>
  </w:comment>
  <w:comment w:initials="R" w:author="Makoto_Abe1" w:date="2025-09-20T17:37:00Z" w:id="36">
    <w:p w:rsidR="003D49E2" w:rsidP="003D49E2" w:rsidRDefault="003D49E2" w14:paraId="7309B7F7" w14:textId="77777777">
      <w:pPr>
        <w:pStyle w:val="af"/>
      </w:pPr>
      <w:r>
        <w:rPr>
          <w:rStyle w:val="ae"/>
        </w:rPr>
        <w:annotationRef/>
      </w:r>
      <w:r>
        <w:t>見出しh6</w:t>
      </w:r>
    </w:p>
  </w:comment>
  <w:comment w:initials="R" w:author="Makoto_Abe1" w:date="2025-09-20T17:37:00Z" w:id="40">
    <w:p w:rsidR="003D49E2" w:rsidP="003D49E2" w:rsidRDefault="003D49E2" w14:paraId="053BC5F1" w14:textId="77777777">
      <w:pPr>
        <w:pStyle w:val="af"/>
      </w:pPr>
      <w:r>
        <w:rPr>
          <w:rStyle w:val="ae"/>
        </w:rPr>
        <w:annotationRef/>
      </w:r>
      <w:r>
        <w:t>見出しh6</w:t>
      </w:r>
    </w:p>
  </w:comment>
  <w:comment w:initials="R" w:author="Makoto_Abe1" w:date="2025-09-20T17:38:00Z" w:id="41">
    <w:p w:rsidR="003D49E2" w:rsidP="003D49E2" w:rsidRDefault="003D49E2" w14:paraId="520984B0" w14:textId="77777777">
      <w:pPr>
        <w:pStyle w:val="af"/>
      </w:pPr>
      <w:r>
        <w:rPr>
          <w:rStyle w:val="ae"/>
        </w:rPr>
        <w:annotationRef/>
      </w:r>
      <w:r>
        <w:t>見出しh6</w:t>
      </w:r>
    </w:p>
  </w:comment>
  <w:comment w:initials="R" w:author="Makoto_Abe1" w:date="2025-09-20T17:38:00Z" w:id="42">
    <w:p w:rsidR="003D49E2" w:rsidP="003D49E2" w:rsidRDefault="003D49E2" w14:paraId="69B75E48" w14:textId="77777777">
      <w:pPr>
        <w:pStyle w:val="af"/>
      </w:pPr>
      <w:r>
        <w:rPr>
          <w:rStyle w:val="ae"/>
        </w:rPr>
        <w:annotationRef/>
      </w:r>
      <w:r>
        <w:t>見出しh6</w:t>
      </w:r>
    </w:p>
  </w:comment>
  <w:comment w:initials="R" w:author="Makoto_Abe1" w:date="2025-09-20T17:38:00Z" w:id="43">
    <w:p w:rsidR="003D49E2" w:rsidP="003D49E2" w:rsidRDefault="003D49E2" w14:paraId="6E56DEBC" w14:textId="77777777">
      <w:pPr>
        <w:pStyle w:val="af"/>
      </w:pPr>
      <w:r>
        <w:rPr>
          <w:rStyle w:val="ae"/>
        </w:rPr>
        <w:annotationRef/>
      </w:r>
      <w:r>
        <w:t>見出しh6</w:t>
      </w:r>
    </w:p>
  </w:comment>
  <w:comment w:initials="R" w:author="Makoto_Abe1" w:date="2025-09-22T09:26:00Z" w:id="54">
    <w:p w:rsidR="00737658" w:rsidP="00737658" w:rsidRDefault="00737658" w14:paraId="1772DA0A" w14:textId="77777777">
      <w:pPr>
        <w:pStyle w:val="af"/>
      </w:pPr>
      <w:r>
        <w:rPr>
          <w:rStyle w:val="ae"/>
        </w:rPr>
        <w:annotationRef/>
      </w:r>
      <w:r>
        <w:t>参考文献の注を本文に移しました。問題ないかご確認下さい。以下、同じです。</w:t>
      </w:r>
    </w:p>
  </w:comment>
  <w:comment w:initials="R" w:author="Makoto_Abe1" w:date="2025-09-20T17:38:00Z" w:id="70">
    <w:p w:rsidR="003D49E2" w:rsidP="003D49E2" w:rsidRDefault="003D49E2" w14:paraId="7E19B6D7" w14:textId="5CE6C499">
      <w:pPr>
        <w:pStyle w:val="af"/>
      </w:pPr>
      <w:r>
        <w:rPr>
          <w:rStyle w:val="ae"/>
        </w:rPr>
        <w:annotationRef/>
      </w:r>
      <w:r>
        <w:t>見出しh6</w:t>
      </w:r>
    </w:p>
  </w:comment>
  <w:comment w:initials="R" w:author="Makoto_Abe1" w:date="2025-09-20T17:40:00Z" w:id="86">
    <w:p w:rsidR="003D49E2" w:rsidP="003D49E2" w:rsidRDefault="003D49E2" w14:paraId="7673128D" w14:textId="77777777">
      <w:pPr>
        <w:pStyle w:val="af"/>
      </w:pPr>
      <w:r>
        <w:rPr>
          <w:rStyle w:val="ae"/>
        </w:rPr>
        <w:annotationRef/>
      </w:r>
      <w:r>
        <w:t>見出しh6</w:t>
      </w:r>
    </w:p>
  </w:comment>
</w:comments>
</file>

<file path=word/commentsExtended.xml><?xml version="1.0" encoding="utf-8"?>
<w15:commentsEx xmlns:mc="http://schemas.openxmlformats.org/markup-compatibility/2006" xmlns:w15="http://schemas.microsoft.com/office/word/2012/wordml" mc:Ignorable="w15">
  <w15:commentEx w15:done="0" w15:paraId="4F8B3408"/>
  <w15:commentEx w15:done="0" w15:paraId="013E5478"/>
  <w15:commentEx w15:done="0" w15:paraId="1896E8D7"/>
  <w15:commentEx w15:done="0" w15:paraId="7309B7F7"/>
  <w15:commentEx w15:done="0" w15:paraId="053BC5F1"/>
  <w15:commentEx w15:done="0" w15:paraId="520984B0"/>
  <w15:commentEx w15:done="0" w15:paraId="69B75E48"/>
  <w15:commentEx w15:done="0" w15:paraId="6E56DEBC"/>
  <w15:commentEx w15:done="0" w15:paraId="1772DA0A"/>
  <w15:commentEx w15:done="0" w15:paraId="7E19B6D7"/>
  <w15:commentEx w15:done="0" w15:paraId="7673128D"/>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734CBE1D" w16cex:dateUtc="2025-09-20T08:36:00Z"/>
  <w16cex:commentExtensible w16cex:durableId="2E5191F6" w16cex:dateUtc="2025-09-20T08:35:00Z"/>
  <w16cex:commentExtensible w16cex:durableId="081BC711" w16cex:dateUtc="2025-09-20T08:37:00Z"/>
  <w16cex:commentExtensible w16cex:durableId="714349D0" w16cex:dateUtc="2025-09-20T08:37:00Z"/>
  <w16cex:commentExtensible w16cex:durableId="597B6BD5" w16cex:dateUtc="2025-09-20T08:37:00Z"/>
  <w16cex:commentExtensible w16cex:durableId="4EF74F79" w16cex:dateUtc="2025-09-20T08:38:00Z"/>
  <w16cex:commentExtensible w16cex:durableId="724E221A" w16cex:dateUtc="2025-09-20T08:38:00Z"/>
  <w16cex:commentExtensible w16cex:durableId="226AF761" w16cex:dateUtc="2025-09-20T08:38:00Z"/>
  <w16cex:commentExtensible w16cex:durableId="31DCB91F" w16cex:dateUtc="2025-09-22T00:26:00Z">
    <w16cex:extLst>
      <w16:ext w16:uri="{CE6994B0-6A32-4C9F-8C6B-6E91EDA988CE}">
        <cr:reactions xmlns:cr="http://schemas.microsoft.com/office/comments/2020/reactions">
          <cr:reaction reactionType="1">
            <cr:reactionInfo dateUtc="2025-09-22T01:45:32.697Z">
              <cr:user userId="S::seiro_ito@jetro.go.jp::9ec6789a-2c76-4cf0-bd10-af35c7229f0d" userProvider="AD" userName="Seiro_Ito"/>
            </cr:reactionInfo>
          </cr:reaction>
        </cr:reactions>
      </w16:ext>
    </w16cex:extLst>
  </w16cex:commentExtensible>
  <w16cex:commentExtensible w16cex:durableId="640404E2" w16cex:dateUtc="2025-09-20T08:38:00Z"/>
  <w16cex:commentExtensible w16cex:durableId="1CDAB4DE" w16cex:dateUtc="2025-09-20T08:40:00Z"/>
</w16cex:commentsExtensible>
</file>

<file path=word/commentsIds.xml><?xml version="1.0" encoding="utf-8"?>
<w16cid:commentsIds xmlns:mc="http://schemas.openxmlformats.org/markup-compatibility/2006" xmlns:w16cid="http://schemas.microsoft.com/office/word/2016/wordml/cid" mc:Ignorable="w16cid">
  <w16cid:commentId w16cid:paraId="4F8B3408" w16cid:durableId="734CBE1D"/>
  <w16cid:commentId w16cid:paraId="013E5478" w16cid:durableId="2E5191F6"/>
  <w16cid:commentId w16cid:paraId="1896E8D7" w16cid:durableId="081BC711"/>
  <w16cid:commentId w16cid:paraId="7309B7F7" w16cid:durableId="714349D0"/>
  <w16cid:commentId w16cid:paraId="053BC5F1" w16cid:durableId="597B6BD5"/>
  <w16cid:commentId w16cid:paraId="520984B0" w16cid:durableId="4EF74F79"/>
  <w16cid:commentId w16cid:paraId="69B75E48" w16cid:durableId="724E221A"/>
  <w16cid:commentId w16cid:paraId="6E56DEBC" w16cid:durableId="226AF761"/>
  <w16cid:commentId w16cid:paraId="1772DA0A" w16cid:durableId="31DCB91F"/>
  <w16cid:commentId w16cid:paraId="7E19B6D7" w16cid:durableId="640404E2"/>
  <w16cid:commentId w16cid:paraId="7673128D" w16cid:durableId="1CDAB4D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Pr="00142E27" w:rsidR="00F1554D" w:rsidP="00142E27" w:rsidRDefault="00F1554D" w14:paraId="595F94AE" w14:textId="77777777">
      <w:pPr>
        <w:pStyle w:val="ac"/>
      </w:pPr>
    </w:p>
  </w:endnote>
  <w:endnote w:type="continuationSeparator" w:id="0">
    <w:p w:rsidRPr="00142E27" w:rsidR="00F1554D" w:rsidP="00142E27" w:rsidRDefault="00F1554D" w14:paraId="6A31148D" w14:textId="77777777">
      <w:pPr>
        <w:pStyle w:val="ac"/>
      </w:pPr>
    </w:p>
  </w:endnote>
  <w:endnote w:type="continuationNotice" w:id="1">
    <w:p w:rsidR="003215C0" w:rsidRDefault="003215C0" w14:paraId="405A85DB" w14:textId="77777777"/>
  </w:endnote>
  <w:endnote w:id="2">
    <w:p w:rsidR="00620D5D" w:rsidRDefault="00620D5D" w14:paraId="597BF31B" w14:textId="4D63D93A">
      <w:pPr>
        <w:pStyle w:val="1"/>
        <w:rPr>
          <w:ins w:author="Makoto_Abe1" w:date="2025-09-20T16:59:00Z" w16du:dateUtc="2025-09-20T07:59:00Z" w:id="50"/>
        </w:rPr>
        <w:pPrChange w:author="Makoto_Abe1" w:date="2025-09-20T16:59:00Z" w16du:dateUtc="2025-09-20T07:59:00Z" w:id="51">
          <w:pPr>
            <w:pStyle w:val="a5"/>
          </w:pPr>
        </w:pPrChange>
      </w:pPr>
      <w:ins w:author="Makoto_Abe1" w:date="2025-09-20T16:59:00Z" w16du:dateUtc="2025-09-20T07:59:00Z" w:id="52">
        <w:r>
          <w:rPr>
            <w:rFonts w:hint="eastAsia"/>
          </w:rPr>
          <w:t>注</w:t>
        </w:r>
      </w:ins>
    </w:p>
    <w:p w:rsidR="00620D5D" w:rsidP="00EC33BB" w:rsidRDefault="00620D5D" w14:paraId="3CEC76AE" w14:textId="2BB4FDDE">
      <w:pPr>
        <w:pStyle w:val="a5"/>
      </w:pPr>
      <w:r w:rsidRPr="7FCBDC8C">
        <w:rPr>
          <w:rStyle w:val="a7"/>
        </w:rPr>
        <w:endnoteRef/>
      </w:r>
      <w:r>
        <w:t>ここでの議論は筆者の所属するアジア経済研究所の渡部雄太さんのコメントを参考にしています。</w:t>
      </w:r>
    </w:p>
  </w:endnote>
  <w:endnote w:id="3">
    <w:p w:rsidR="3B0D6DA0" w:rsidDel="00620D5D" w:rsidP="3B0D6DA0" w:rsidRDefault="3B0D6DA0" w14:paraId="40F2744B" w14:textId="7EBF5626">
      <w:pPr>
        <w:pStyle w:val="a5"/>
        <w:rPr>
          <w:del w:author="Makoto_Abe1" w:date="2025-09-20T16:56:00Z" w16du:dateUtc="2025-09-20T07:56:00Z" w:id="60"/>
        </w:rPr>
      </w:pPr>
      <w:del w:author="Makoto_Abe1" w:date="2025-09-20T16:56:00Z" w16du:dateUtc="2025-09-20T07:56:00Z" w:id="61">
        <w:r w:rsidRPr="3B0D6DA0" w:rsidDel="00620D5D">
          <w:rPr>
            <w:rStyle w:val="a7"/>
          </w:rPr>
          <w:endnoteRef/>
        </w:r>
        <w:r w:rsidDel="00620D5D">
          <w:delText xml:space="preserve"> Dell'Acqua et al. (2023)</w:delText>
        </w:r>
      </w:del>
    </w:p>
  </w:endnote>
  <w:endnote w:id="4">
    <w:p w:rsidR="3B0D6DA0" w:rsidDel="00620D5D" w:rsidP="3B0D6DA0" w:rsidRDefault="3B0D6DA0" w14:paraId="1954CB5F" w14:textId="0461FF2E">
      <w:pPr>
        <w:pStyle w:val="a5"/>
        <w:rPr>
          <w:del w:author="Makoto_Abe1" w:date="2025-09-20T16:57:00Z" w16du:dateUtc="2025-09-20T07:57:00Z" w:id="64"/>
        </w:rPr>
      </w:pPr>
      <w:del w:author="Makoto_Abe1" w:date="2025-09-20T16:57:00Z" w16du:dateUtc="2025-09-20T07:57:00Z" w:id="65">
        <w:r w:rsidRPr="3B0D6DA0" w:rsidDel="00620D5D">
          <w:rPr>
            <w:rStyle w:val="a7"/>
          </w:rPr>
          <w:endnoteRef/>
        </w:r>
        <w:r w:rsidDel="00620D5D">
          <w:delText xml:space="preserve"> Otis et al. (2025)</w:delText>
        </w:r>
      </w:del>
    </w:p>
  </w:endnote>
  <w:endnote w:id="5">
    <w:p w:rsidR="3B0D6DA0" w:rsidDel="00620D5D" w:rsidP="3B0D6DA0" w:rsidRDefault="3B0D6DA0" w14:paraId="39443224" w14:textId="07CA672F">
      <w:pPr>
        <w:pStyle w:val="a5"/>
        <w:rPr>
          <w:del w:author="Makoto_Abe1" w:date="2025-09-20T16:58:00Z" w16du:dateUtc="2025-09-20T07:58:00Z" w:id="68"/>
        </w:rPr>
      </w:pPr>
      <w:del w:author="Makoto_Abe1" w:date="2025-09-20T16:58:00Z" w16du:dateUtc="2025-09-20T07:58:00Z" w:id="69">
        <w:r w:rsidRPr="3B0D6DA0" w:rsidDel="00620D5D">
          <w:rPr>
            <w:rStyle w:val="a7"/>
          </w:rPr>
          <w:endnoteRef/>
        </w:r>
        <w:r w:rsidDel="00620D5D">
          <w:delText xml:space="preserve"> Ide and Talamas (2025)</w:delText>
        </w:r>
      </w:del>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游明朝">
    <w:panose1 w:val="02020400000000000000"/>
    <w:charset w:val="80"/>
    <w:family w:val="roman"/>
    <w:pitch w:val="variable"/>
    <w:sig w:usb0="800002E7" w:usb1="2AC7FCFF" w:usb2="00000012" w:usb3="00000000" w:csb0="0002009F" w:csb1="00000000"/>
  </w:font>
  <w:font w:name="游ゴシック">
    <w:altName w:val="Yu Gothic"/>
    <w:panose1 w:val="020B0400000000000000"/>
    <w:charset w:val="80"/>
    <w:family w:val="modern"/>
    <w:pitch w:val="variable"/>
    <w:sig w:usb0="E00002FF" w:usb1="2AC7FDFF" w:usb2="00000016" w:usb3="00000000" w:csb0="0002009F" w:csb1="00000000"/>
  </w:font>
  <w:font w:name="游ゴシック Light">
    <w:panose1 w:val="020B0300000000000000"/>
    <w:charset w:val="80"/>
    <w:family w:val="modern"/>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47588664"/>
      <w:docPartObj>
        <w:docPartGallery w:val="Page Numbers (Bottom of Page)"/>
        <w:docPartUnique/>
      </w:docPartObj>
    </w:sdtPr>
    <w:sdtEndPr/>
    <w:sdtContent>
      <w:p w:rsidR="001A4110" w:rsidP="00557588" w:rsidRDefault="001A4110" w14:paraId="356D4ABE" w14:textId="77777777">
        <w:pPr>
          <w:pStyle w:val="ac"/>
          <w:jc w:val="center"/>
        </w:pPr>
        <w:r>
          <w:fldChar w:fldCharType="begin"/>
        </w:r>
        <w:r>
          <w:instrText>PAGE   \* MERGEFORMAT</w:instrText>
        </w:r>
        <w:r>
          <w:fldChar w:fldCharType="separate"/>
        </w:r>
        <w:r w:rsidRPr="00B45C23">
          <w:rPr>
            <w:noProof/>
            <w:lang w:val="ja-JP"/>
          </w:rPr>
          <w:t>5</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F1554D" w:rsidP="00EF5DC2" w:rsidRDefault="00F1554D" w14:paraId="360C74BE" w14:textId="77777777">
      <w:r>
        <w:separator/>
      </w:r>
    </w:p>
  </w:footnote>
  <w:footnote w:type="continuationSeparator" w:id="0">
    <w:p w:rsidR="00F1554D" w:rsidP="00EF5DC2" w:rsidRDefault="00F1554D" w14:paraId="47D378F3"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1A4110" w:rsidP="001A4110" w:rsidRDefault="001A4110" w14:paraId="48149B96" w14:textId="77777777">
    <w:pPr>
      <w:pStyle w:val="aa"/>
    </w:pPr>
  </w:p>
  <w:tbl>
    <w:tblPr>
      <w:tblStyle w:val="af6"/>
      <w:tblW w:w="8506" w:type="dxa"/>
      <w:jc w:val="center"/>
      <w:tblLook w:val="04A0" w:firstRow="1" w:lastRow="0" w:firstColumn="1" w:lastColumn="0" w:noHBand="0" w:noVBand="1"/>
    </w:tblPr>
    <w:tblGrid>
      <w:gridCol w:w="4357"/>
      <w:gridCol w:w="4149"/>
    </w:tblGrid>
    <w:tr w:rsidR="001A4110" w:rsidTr="00A11916" w14:paraId="20EE94FB" w14:textId="77777777">
      <w:trPr>
        <w:jc w:val="center"/>
      </w:trPr>
      <w:tc>
        <w:tcPr>
          <w:tcW w:w="4357" w:type="dxa"/>
          <w:tcBorders>
            <w:top w:val="single" w:color="ED7D31" w:themeColor="accent2" w:sz="12" w:space="0"/>
            <w:left w:val="nil"/>
            <w:bottom w:val="single" w:color="ED7D31" w:themeColor="accent2" w:sz="12" w:space="0"/>
            <w:right w:val="nil"/>
          </w:tcBorders>
          <w:hideMark/>
        </w:tcPr>
        <w:p w:rsidR="001A4110" w:rsidP="001A4110" w:rsidRDefault="001A4110" w14:paraId="59A191F2" w14:textId="77777777">
          <w:r>
            <w:rPr>
              <w:rFonts w:hint="eastAsia"/>
            </w:rPr>
            <w:t>アジア経済研究所『IDE</w:t>
          </w:r>
          <w:r>
            <w:rPr>
              <w:rFonts w:hint="eastAsia"/>
              <w:spacing w:val="-6"/>
            </w:rPr>
            <w:t>スクエア</w:t>
          </w:r>
          <w:r>
            <w:rPr>
              <w:rFonts w:hint="eastAsia"/>
            </w:rPr>
            <w:t>』</w:t>
          </w:r>
        </w:p>
      </w:tc>
      <w:tc>
        <w:tcPr>
          <w:tcW w:w="4149" w:type="dxa"/>
          <w:tcBorders>
            <w:top w:val="single" w:color="ED7D31" w:themeColor="accent2" w:sz="12" w:space="0"/>
            <w:left w:val="nil"/>
            <w:bottom w:val="single" w:color="ED7D31" w:themeColor="accent2" w:sz="12" w:space="0"/>
            <w:right w:val="nil"/>
          </w:tcBorders>
        </w:tcPr>
        <w:p w:rsidR="001A4110" w:rsidP="001A4110" w:rsidRDefault="001A4110" w14:paraId="2668E38E" w14:textId="77777777"/>
      </w:tc>
    </w:tr>
  </w:tbl>
  <w:p w:rsidR="001A4110" w:rsidP="001A4110" w:rsidRDefault="001A4110" w14:paraId="7BD62537" w14:textId="77777777">
    <w:pPr>
      <w:pStyle w:val="aa"/>
    </w:pPr>
  </w:p>
  <w:p w:rsidR="001A4110" w:rsidP="001A4110" w:rsidRDefault="001A4110" w14:paraId="615EAC7C" w14:textId="77777777">
    <w:pPr>
      <w:pStyle w:val="aa"/>
    </w:pPr>
    <w:r>
      <w:rPr>
        <w:noProof/>
      </w:rPr>
      <w:drawing>
        <wp:inline distT="0" distB="0" distL="0" distR="0" wp14:anchorId="080BF47B" wp14:editId="4DAEC795">
          <wp:extent cx="5410200" cy="1514475"/>
          <wp:effectExtent l="0" t="0" r="0" b="9525"/>
          <wp:docPr id="2" name="図 2" descr="テキスト が含まれている画像&#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図 2" descr="テキスト が含まれている画像&#10;&#10;自動的に生成された説明"/>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410200" cy="1514475"/>
                  </a:xfrm>
                  <a:prstGeom prst="rect">
                    <a:avLst/>
                  </a:prstGeom>
                  <a:noFill/>
                  <a:ln>
                    <a:noFill/>
                  </a:ln>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6A70D1" w:rsidR="006A70D1" w:rsidP="006A70D1" w:rsidRDefault="006A70D1" w14:paraId="7452BD29" w14:textId="7666FAE6">
    <w:pPr>
      <w:pStyle w:val="aa"/>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FB4680"/>
    <w:multiLevelType w:val="hybridMultilevel"/>
    <w:tmpl w:val="A4747C64"/>
    <w:lvl w:ilvl="0" w:tplc="04090001">
      <w:start w:val="1"/>
      <w:numFmt w:val="bullet"/>
      <w:lvlText w:val=""/>
      <w:lvlJc w:val="left"/>
      <w:pPr>
        <w:ind w:left="420" w:hanging="420"/>
      </w:pPr>
      <w:rPr>
        <w:rFonts w:hint="default" w:ascii="Wingdings" w:hAnsi="Wingdings"/>
      </w:rPr>
    </w:lvl>
    <w:lvl w:ilvl="1" w:tplc="0409000B" w:tentative="1">
      <w:start w:val="1"/>
      <w:numFmt w:val="bullet"/>
      <w:lvlText w:val=""/>
      <w:lvlJc w:val="left"/>
      <w:pPr>
        <w:ind w:left="840" w:hanging="420"/>
      </w:pPr>
      <w:rPr>
        <w:rFonts w:hint="default" w:ascii="Wingdings" w:hAnsi="Wingdings"/>
      </w:rPr>
    </w:lvl>
    <w:lvl w:ilvl="2" w:tplc="0409000D" w:tentative="1">
      <w:start w:val="1"/>
      <w:numFmt w:val="bullet"/>
      <w:lvlText w:val=""/>
      <w:lvlJc w:val="left"/>
      <w:pPr>
        <w:ind w:left="1260" w:hanging="420"/>
      </w:pPr>
      <w:rPr>
        <w:rFonts w:hint="default" w:ascii="Wingdings" w:hAnsi="Wingdings"/>
      </w:rPr>
    </w:lvl>
    <w:lvl w:ilvl="3" w:tplc="04090001" w:tentative="1">
      <w:start w:val="1"/>
      <w:numFmt w:val="bullet"/>
      <w:lvlText w:val=""/>
      <w:lvlJc w:val="left"/>
      <w:pPr>
        <w:ind w:left="1680" w:hanging="420"/>
      </w:pPr>
      <w:rPr>
        <w:rFonts w:hint="default" w:ascii="Wingdings" w:hAnsi="Wingdings"/>
      </w:rPr>
    </w:lvl>
    <w:lvl w:ilvl="4" w:tplc="0409000B" w:tentative="1">
      <w:start w:val="1"/>
      <w:numFmt w:val="bullet"/>
      <w:lvlText w:val=""/>
      <w:lvlJc w:val="left"/>
      <w:pPr>
        <w:ind w:left="2100" w:hanging="420"/>
      </w:pPr>
      <w:rPr>
        <w:rFonts w:hint="default" w:ascii="Wingdings" w:hAnsi="Wingdings"/>
      </w:rPr>
    </w:lvl>
    <w:lvl w:ilvl="5" w:tplc="0409000D" w:tentative="1">
      <w:start w:val="1"/>
      <w:numFmt w:val="bullet"/>
      <w:lvlText w:val=""/>
      <w:lvlJc w:val="left"/>
      <w:pPr>
        <w:ind w:left="2520" w:hanging="420"/>
      </w:pPr>
      <w:rPr>
        <w:rFonts w:hint="default" w:ascii="Wingdings" w:hAnsi="Wingdings"/>
      </w:rPr>
    </w:lvl>
    <w:lvl w:ilvl="6" w:tplc="04090001" w:tentative="1">
      <w:start w:val="1"/>
      <w:numFmt w:val="bullet"/>
      <w:lvlText w:val=""/>
      <w:lvlJc w:val="left"/>
      <w:pPr>
        <w:ind w:left="2940" w:hanging="420"/>
      </w:pPr>
      <w:rPr>
        <w:rFonts w:hint="default" w:ascii="Wingdings" w:hAnsi="Wingdings"/>
      </w:rPr>
    </w:lvl>
    <w:lvl w:ilvl="7" w:tplc="0409000B" w:tentative="1">
      <w:start w:val="1"/>
      <w:numFmt w:val="bullet"/>
      <w:lvlText w:val=""/>
      <w:lvlJc w:val="left"/>
      <w:pPr>
        <w:ind w:left="3360" w:hanging="420"/>
      </w:pPr>
      <w:rPr>
        <w:rFonts w:hint="default" w:ascii="Wingdings" w:hAnsi="Wingdings"/>
      </w:rPr>
    </w:lvl>
    <w:lvl w:ilvl="8" w:tplc="0409000D" w:tentative="1">
      <w:start w:val="1"/>
      <w:numFmt w:val="bullet"/>
      <w:lvlText w:val=""/>
      <w:lvlJc w:val="left"/>
      <w:pPr>
        <w:ind w:left="3780" w:hanging="420"/>
      </w:pPr>
      <w:rPr>
        <w:rFonts w:hint="default" w:ascii="Wingdings" w:hAnsi="Wingdings"/>
      </w:rPr>
    </w:lvl>
  </w:abstractNum>
  <w:abstractNum w:abstractNumId="1" w15:restartNumberingAfterBreak="0">
    <w:nsid w:val="524A2B32"/>
    <w:multiLevelType w:val="hybridMultilevel"/>
    <w:tmpl w:val="8D92B12E"/>
    <w:lvl w:ilvl="0" w:tplc="04090001">
      <w:start w:val="1"/>
      <w:numFmt w:val="bullet"/>
      <w:lvlText w:val=""/>
      <w:lvlJc w:val="left"/>
      <w:pPr>
        <w:ind w:left="420" w:hanging="420"/>
      </w:pPr>
      <w:rPr>
        <w:rFonts w:hint="default" w:ascii="Wingdings" w:hAnsi="Wingdings"/>
      </w:rPr>
    </w:lvl>
    <w:lvl w:ilvl="1" w:tplc="0409000B" w:tentative="1">
      <w:start w:val="1"/>
      <w:numFmt w:val="bullet"/>
      <w:lvlText w:val=""/>
      <w:lvlJc w:val="left"/>
      <w:pPr>
        <w:ind w:left="840" w:hanging="420"/>
      </w:pPr>
      <w:rPr>
        <w:rFonts w:hint="default" w:ascii="Wingdings" w:hAnsi="Wingdings"/>
      </w:rPr>
    </w:lvl>
    <w:lvl w:ilvl="2" w:tplc="0409000D" w:tentative="1">
      <w:start w:val="1"/>
      <w:numFmt w:val="bullet"/>
      <w:lvlText w:val=""/>
      <w:lvlJc w:val="left"/>
      <w:pPr>
        <w:ind w:left="1260" w:hanging="420"/>
      </w:pPr>
      <w:rPr>
        <w:rFonts w:hint="default" w:ascii="Wingdings" w:hAnsi="Wingdings"/>
      </w:rPr>
    </w:lvl>
    <w:lvl w:ilvl="3" w:tplc="04090001" w:tentative="1">
      <w:start w:val="1"/>
      <w:numFmt w:val="bullet"/>
      <w:lvlText w:val=""/>
      <w:lvlJc w:val="left"/>
      <w:pPr>
        <w:ind w:left="1680" w:hanging="420"/>
      </w:pPr>
      <w:rPr>
        <w:rFonts w:hint="default" w:ascii="Wingdings" w:hAnsi="Wingdings"/>
      </w:rPr>
    </w:lvl>
    <w:lvl w:ilvl="4" w:tplc="0409000B" w:tentative="1">
      <w:start w:val="1"/>
      <w:numFmt w:val="bullet"/>
      <w:lvlText w:val=""/>
      <w:lvlJc w:val="left"/>
      <w:pPr>
        <w:ind w:left="2100" w:hanging="420"/>
      </w:pPr>
      <w:rPr>
        <w:rFonts w:hint="default" w:ascii="Wingdings" w:hAnsi="Wingdings"/>
      </w:rPr>
    </w:lvl>
    <w:lvl w:ilvl="5" w:tplc="0409000D" w:tentative="1">
      <w:start w:val="1"/>
      <w:numFmt w:val="bullet"/>
      <w:lvlText w:val=""/>
      <w:lvlJc w:val="left"/>
      <w:pPr>
        <w:ind w:left="2520" w:hanging="420"/>
      </w:pPr>
      <w:rPr>
        <w:rFonts w:hint="default" w:ascii="Wingdings" w:hAnsi="Wingdings"/>
      </w:rPr>
    </w:lvl>
    <w:lvl w:ilvl="6" w:tplc="04090001" w:tentative="1">
      <w:start w:val="1"/>
      <w:numFmt w:val="bullet"/>
      <w:lvlText w:val=""/>
      <w:lvlJc w:val="left"/>
      <w:pPr>
        <w:ind w:left="2940" w:hanging="420"/>
      </w:pPr>
      <w:rPr>
        <w:rFonts w:hint="default" w:ascii="Wingdings" w:hAnsi="Wingdings"/>
      </w:rPr>
    </w:lvl>
    <w:lvl w:ilvl="7" w:tplc="0409000B" w:tentative="1">
      <w:start w:val="1"/>
      <w:numFmt w:val="bullet"/>
      <w:lvlText w:val=""/>
      <w:lvlJc w:val="left"/>
      <w:pPr>
        <w:ind w:left="3360" w:hanging="420"/>
      </w:pPr>
      <w:rPr>
        <w:rFonts w:hint="default" w:ascii="Wingdings" w:hAnsi="Wingdings"/>
      </w:rPr>
    </w:lvl>
    <w:lvl w:ilvl="8" w:tplc="0409000D" w:tentative="1">
      <w:start w:val="1"/>
      <w:numFmt w:val="bullet"/>
      <w:lvlText w:val=""/>
      <w:lvlJc w:val="left"/>
      <w:pPr>
        <w:ind w:left="3780" w:hanging="420"/>
      </w:pPr>
      <w:rPr>
        <w:rFonts w:hint="default" w:ascii="Wingdings" w:hAnsi="Wingdings"/>
      </w:rPr>
    </w:lvl>
  </w:abstractNum>
  <w:abstractNum w:abstractNumId="2" w15:restartNumberingAfterBreak="0">
    <w:nsid w:val="695945DB"/>
    <w:multiLevelType w:val="hybridMultilevel"/>
    <w:tmpl w:val="34DA024E"/>
    <w:lvl w:ilvl="0" w:tplc="04090001">
      <w:start w:val="1"/>
      <w:numFmt w:val="bullet"/>
      <w:lvlText w:val=""/>
      <w:lvlJc w:val="left"/>
      <w:pPr>
        <w:ind w:left="420" w:hanging="420"/>
      </w:pPr>
      <w:rPr>
        <w:rFonts w:hint="default" w:ascii="Wingdings" w:hAnsi="Wingdings"/>
      </w:rPr>
    </w:lvl>
    <w:lvl w:ilvl="1" w:tplc="0409000B" w:tentative="1">
      <w:start w:val="1"/>
      <w:numFmt w:val="bullet"/>
      <w:lvlText w:val=""/>
      <w:lvlJc w:val="left"/>
      <w:pPr>
        <w:ind w:left="840" w:hanging="420"/>
      </w:pPr>
      <w:rPr>
        <w:rFonts w:hint="default" w:ascii="Wingdings" w:hAnsi="Wingdings"/>
      </w:rPr>
    </w:lvl>
    <w:lvl w:ilvl="2" w:tplc="0409000D" w:tentative="1">
      <w:start w:val="1"/>
      <w:numFmt w:val="bullet"/>
      <w:lvlText w:val=""/>
      <w:lvlJc w:val="left"/>
      <w:pPr>
        <w:ind w:left="1260" w:hanging="420"/>
      </w:pPr>
      <w:rPr>
        <w:rFonts w:hint="default" w:ascii="Wingdings" w:hAnsi="Wingdings"/>
      </w:rPr>
    </w:lvl>
    <w:lvl w:ilvl="3" w:tplc="04090001" w:tentative="1">
      <w:start w:val="1"/>
      <w:numFmt w:val="bullet"/>
      <w:lvlText w:val=""/>
      <w:lvlJc w:val="left"/>
      <w:pPr>
        <w:ind w:left="1680" w:hanging="420"/>
      </w:pPr>
      <w:rPr>
        <w:rFonts w:hint="default" w:ascii="Wingdings" w:hAnsi="Wingdings"/>
      </w:rPr>
    </w:lvl>
    <w:lvl w:ilvl="4" w:tplc="0409000B" w:tentative="1">
      <w:start w:val="1"/>
      <w:numFmt w:val="bullet"/>
      <w:lvlText w:val=""/>
      <w:lvlJc w:val="left"/>
      <w:pPr>
        <w:ind w:left="2100" w:hanging="420"/>
      </w:pPr>
      <w:rPr>
        <w:rFonts w:hint="default" w:ascii="Wingdings" w:hAnsi="Wingdings"/>
      </w:rPr>
    </w:lvl>
    <w:lvl w:ilvl="5" w:tplc="0409000D" w:tentative="1">
      <w:start w:val="1"/>
      <w:numFmt w:val="bullet"/>
      <w:lvlText w:val=""/>
      <w:lvlJc w:val="left"/>
      <w:pPr>
        <w:ind w:left="2520" w:hanging="420"/>
      </w:pPr>
      <w:rPr>
        <w:rFonts w:hint="default" w:ascii="Wingdings" w:hAnsi="Wingdings"/>
      </w:rPr>
    </w:lvl>
    <w:lvl w:ilvl="6" w:tplc="04090001" w:tentative="1">
      <w:start w:val="1"/>
      <w:numFmt w:val="bullet"/>
      <w:lvlText w:val=""/>
      <w:lvlJc w:val="left"/>
      <w:pPr>
        <w:ind w:left="2940" w:hanging="420"/>
      </w:pPr>
      <w:rPr>
        <w:rFonts w:hint="default" w:ascii="Wingdings" w:hAnsi="Wingdings"/>
      </w:rPr>
    </w:lvl>
    <w:lvl w:ilvl="7" w:tplc="0409000B" w:tentative="1">
      <w:start w:val="1"/>
      <w:numFmt w:val="bullet"/>
      <w:lvlText w:val=""/>
      <w:lvlJc w:val="left"/>
      <w:pPr>
        <w:ind w:left="3360" w:hanging="420"/>
      </w:pPr>
      <w:rPr>
        <w:rFonts w:hint="default" w:ascii="Wingdings" w:hAnsi="Wingdings"/>
      </w:rPr>
    </w:lvl>
    <w:lvl w:ilvl="8" w:tplc="0409000D" w:tentative="1">
      <w:start w:val="1"/>
      <w:numFmt w:val="bullet"/>
      <w:lvlText w:val=""/>
      <w:lvlJc w:val="left"/>
      <w:pPr>
        <w:ind w:left="3780" w:hanging="420"/>
      </w:pPr>
      <w:rPr>
        <w:rFonts w:hint="default" w:ascii="Wingdings" w:hAnsi="Wingdings"/>
      </w:rPr>
    </w:lvl>
  </w:abstractNum>
  <w:num w:numId="1" w16cid:durableId="191724027">
    <w:abstractNumId w:val="0"/>
  </w:num>
  <w:num w:numId="2" w16cid:durableId="1759448196">
    <w:abstractNumId w:val="1"/>
  </w:num>
  <w:num w:numId="3" w16cid:durableId="1587689487">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akoto_Abe1">
    <w15:presenceInfo w15:providerId="None" w15:userId="Makoto_Abe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3"/>
  <w:bordersDoNotSurroundHeader/>
  <w:bordersDoNotSurroundFooter/>
  <w:trackRevisions w:val="true"/>
  <w:defaultTabStop w:val="840"/>
  <w:drawingGridHorizontalSpacing w:val="105"/>
  <w:drawingGridVerticalSpacing w:val="375"/>
  <w:displayHorizontalDrawingGridEvery w:val="0"/>
  <w:characterSpacingControl w:val="compressPunctuation"/>
  <w:hdrShapeDefaults>
    <o:shapedefaults v:ext="edit" spidmax="2050">
      <v:textbox inset="5.85pt,.7pt,5.85pt,.7pt"/>
    </o:shapedefaults>
  </w:hdrShapeDefaults>
  <w:footnotePr>
    <w:footnote w:id="-1"/>
    <w:footnote w:id="0"/>
  </w:footnotePr>
  <w:endnotePr>
    <w:numFmt w:val="decimal"/>
    <w:endnote w:id="-1"/>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21DB"/>
    <w:rsid w:val="00001C11"/>
    <w:rsid w:val="0001645F"/>
    <w:rsid w:val="00017631"/>
    <w:rsid w:val="000212FA"/>
    <w:rsid w:val="0002738A"/>
    <w:rsid w:val="00027AAF"/>
    <w:rsid w:val="00031AF0"/>
    <w:rsid w:val="0003451E"/>
    <w:rsid w:val="00034BE0"/>
    <w:rsid w:val="00040278"/>
    <w:rsid w:val="00040CF8"/>
    <w:rsid w:val="00040EBF"/>
    <w:rsid w:val="00041256"/>
    <w:rsid w:val="00041BA9"/>
    <w:rsid w:val="000434E0"/>
    <w:rsid w:val="000515D0"/>
    <w:rsid w:val="00057666"/>
    <w:rsid w:val="00065043"/>
    <w:rsid w:val="0006663C"/>
    <w:rsid w:val="000720A5"/>
    <w:rsid w:val="00077A0A"/>
    <w:rsid w:val="000842A7"/>
    <w:rsid w:val="000847BF"/>
    <w:rsid w:val="00086B0C"/>
    <w:rsid w:val="00087E6D"/>
    <w:rsid w:val="000A0673"/>
    <w:rsid w:val="000A6D96"/>
    <w:rsid w:val="000A6FA3"/>
    <w:rsid w:val="000B1F84"/>
    <w:rsid w:val="000B2E79"/>
    <w:rsid w:val="000B3ED9"/>
    <w:rsid w:val="000B46D6"/>
    <w:rsid w:val="000B6E32"/>
    <w:rsid w:val="000C060C"/>
    <w:rsid w:val="000C18AE"/>
    <w:rsid w:val="000C24A9"/>
    <w:rsid w:val="000C4F7E"/>
    <w:rsid w:val="000D2D67"/>
    <w:rsid w:val="000E3947"/>
    <w:rsid w:val="000E4975"/>
    <w:rsid w:val="000E7964"/>
    <w:rsid w:val="000F018E"/>
    <w:rsid w:val="000F3E8F"/>
    <w:rsid w:val="000F4F42"/>
    <w:rsid w:val="000F5FBC"/>
    <w:rsid w:val="0010360A"/>
    <w:rsid w:val="001068B0"/>
    <w:rsid w:val="001106AD"/>
    <w:rsid w:val="00112266"/>
    <w:rsid w:val="0011372C"/>
    <w:rsid w:val="00116B55"/>
    <w:rsid w:val="0012227D"/>
    <w:rsid w:val="00135BB9"/>
    <w:rsid w:val="00140068"/>
    <w:rsid w:val="00142E27"/>
    <w:rsid w:val="00143FBE"/>
    <w:rsid w:val="001461B1"/>
    <w:rsid w:val="00150DD5"/>
    <w:rsid w:val="00153986"/>
    <w:rsid w:val="001654D1"/>
    <w:rsid w:val="00165C80"/>
    <w:rsid w:val="00172B23"/>
    <w:rsid w:val="00185A70"/>
    <w:rsid w:val="00186D21"/>
    <w:rsid w:val="001901A6"/>
    <w:rsid w:val="0019060A"/>
    <w:rsid w:val="00192CEB"/>
    <w:rsid w:val="00193883"/>
    <w:rsid w:val="001A4110"/>
    <w:rsid w:val="001A64B3"/>
    <w:rsid w:val="001B68F3"/>
    <w:rsid w:val="001C33D6"/>
    <w:rsid w:val="001C49BE"/>
    <w:rsid w:val="001C7268"/>
    <w:rsid w:val="001D1E4C"/>
    <w:rsid w:val="001D6EAC"/>
    <w:rsid w:val="001E1487"/>
    <w:rsid w:val="001E1D62"/>
    <w:rsid w:val="001E75B1"/>
    <w:rsid w:val="001F0AB7"/>
    <w:rsid w:val="001F2CA3"/>
    <w:rsid w:val="001F64CF"/>
    <w:rsid w:val="001F7E23"/>
    <w:rsid w:val="00203459"/>
    <w:rsid w:val="002049D1"/>
    <w:rsid w:val="00211DAB"/>
    <w:rsid w:val="0021651B"/>
    <w:rsid w:val="00220CB7"/>
    <w:rsid w:val="00226843"/>
    <w:rsid w:val="00237689"/>
    <w:rsid w:val="00237B2C"/>
    <w:rsid w:val="00240A5F"/>
    <w:rsid w:val="00240F82"/>
    <w:rsid w:val="00241C80"/>
    <w:rsid w:val="00242BEE"/>
    <w:rsid w:val="002439F5"/>
    <w:rsid w:val="00251921"/>
    <w:rsid w:val="002541A7"/>
    <w:rsid w:val="0026115E"/>
    <w:rsid w:val="002615A5"/>
    <w:rsid w:val="002618AA"/>
    <w:rsid w:val="002620B3"/>
    <w:rsid w:val="00267B61"/>
    <w:rsid w:val="002727F0"/>
    <w:rsid w:val="0027727D"/>
    <w:rsid w:val="00285F7B"/>
    <w:rsid w:val="0029585E"/>
    <w:rsid w:val="002A3BCF"/>
    <w:rsid w:val="002A75BD"/>
    <w:rsid w:val="002B438F"/>
    <w:rsid w:val="002B590D"/>
    <w:rsid w:val="002B730C"/>
    <w:rsid w:val="002C16AF"/>
    <w:rsid w:val="002D0B96"/>
    <w:rsid w:val="002D155D"/>
    <w:rsid w:val="002D2A74"/>
    <w:rsid w:val="002D2FB7"/>
    <w:rsid w:val="002D42E1"/>
    <w:rsid w:val="002D5B23"/>
    <w:rsid w:val="002E2FFD"/>
    <w:rsid w:val="002E3A84"/>
    <w:rsid w:val="002E3D6A"/>
    <w:rsid w:val="002E4805"/>
    <w:rsid w:val="002E4996"/>
    <w:rsid w:val="002E7606"/>
    <w:rsid w:val="002E7B0C"/>
    <w:rsid w:val="002F0155"/>
    <w:rsid w:val="002F0515"/>
    <w:rsid w:val="002F13BF"/>
    <w:rsid w:val="002F2088"/>
    <w:rsid w:val="002F2161"/>
    <w:rsid w:val="002F269A"/>
    <w:rsid w:val="002F35DB"/>
    <w:rsid w:val="0030185A"/>
    <w:rsid w:val="00301E39"/>
    <w:rsid w:val="00305219"/>
    <w:rsid w:val="003052B4"/>
    <w:rsid w:val="00307ADE"/>
    <w:rsid w:val="00312FF9"/>
    <w:rsid w:val="0031782F"/>
    <w:rsid w:val="003215C0"/>
    <w:rsid w:val="00322C15"/>
    <w:rsid w:val="00335753"/>
    <w:rsid w:val="003368B5"/>
    <w:rsid w:val="00336E00"/>
    <w:rsid w:val="0033799C"/>
    <w:rsid w:val="003400A7"/>
    <w:rsid w:val="00344FE7"/>
    <w:rsid w:val="00345402"/>
    <w:rsid w:val="003473B2"/>
    <w:rsid w:val="003553D1"/>
    <w:rsid w:val="003553F0"/>
    <w:rsid w:val="0036117D"/>
    <w:rsid w:val="00361E89"/>
    <w:rsid w:val="00363EEA"/>
    <w:rsid w:val="0037069D"/>
    <w:rsid w:val="00373E15"/>
    <w:rsid w:val="003743DC"/>
    <w:rsid w:val="00374B3A"/>
    <w:rsid w:val="00375F79"/>
    <w:rsid w:val="00391F34"/>
    <w:rsid w:val="0039437C"/>
    <w:rsid w:val="003A01C9"/>
    <w:rsid w:val="003A29D1"/>
    <w:rsid w:val="003B393C"/>
    <w:rsid w:val="003B5427"/>
    <w:rsid w:val="003C50CA"/>
    <w:rsid w:val="003C5B87"/>
    <w:rsid w:val="003C7454"/>
    <w:rsid w:val="003C7B80"/>
    <w:rsid w:val="003D054E"/>
    <w:rsid w:val="003D0D6C"/>
    <w:rsid w:val="003D3445"/>
    <w:rsid w:val="003D49E2"/>
    <w:rsid w:val="003D70E8"/>
    <w:rsid w:val="003D7DE4"/>
    <w:rsid w:val="003E6D59"/>
    <w:rsid w:val="003E7968"/>
    <w:rsid w:val="003F3212"/>
    <w:rsid w:val="003F4789"/>
    <w:rsid w:val="003F4C03"/>
    <w:rsid w:val="003F5504"/>
    <w:rsid w:val="003F6683"/>
    <w:rsid w:val="004024A0"/>
    <w:rsid w:val="004040BD"/>
    <w:rsid w:val="00405CC5"/>
    <w:rsid w:val="004151CD"/>
    <w:rsid w:val="004268AA"/>
    <w:rsid w:val="0043106C"/>
    <w:rsid w:val="004314F8"/>
    <w:rsid w:val="00441729"/>
    <w:rsid w:val="004442E1"/>
    <w:rsid w:val="004443B3"/>
    <w:rsid w:val="004469B8"/>
    <w:rsid w:val="004512FE"/>
    <w:rsid w:val="004520E3"/>
    <w:rsid w:val="00452E82"/>
    <w:rsid w:val="00456227"/>
    <w:rsid w:val="0046009A"/>
    <w:rsid w:val="00464926"/>
    <w:rsid w:val="00464965"/>
    <w:rsid w:val="00465AF1"/>
    <w:rsid w:val="004668B6"/>
    <w:rsid w:val="00470D60"/>
    <w:rsid w:val="00470E5F"/>
    <w:rsid w:val="00471954"/>
    <w:rsid w:val="0047442F"/>
    <w:rsid w:val="0049544B"/>
    <w:rsid w:val="0049598E"/>
    <w:rsid w:val="00497E83"/>
    <w:rsid w:val="004A02A4"/>
    <w:rsid w:val="004A5012"/>
    <w:rsid w:val="004A562C"/>
    <w:rsid w:val="004B5626"/>
    <w:rsid w:val="004B6D81"/>
    <w:rsid w:val="004C5484"/>
    <w:rsid w:val="004D04E0"/>
    <w:rsid w:val="004D2AD6"/>
    <w:rsid w:val="004E2117"/>
    <w:rsid w:val="004E53A0"/>
    <w:rsid w:val="004E6A09"/>
    <w:rsid w:val="004E6D92"/>
    <w:rsid w:val="004F5B5B"/>
    <w:rsid w:val="00500A21"/>
    <w:rsid w:val="00502C13"/>
    <w:rsid w:val="00506594"/>
    <w:rsid w:val="00513772"/>
    <w:rsid w:val="00514EE0"/>
    <w:rsid w:val="00514F72"/>
    <w:rsid w:val="0052343B"/>
    <w:rsid w:val="00527534"/>
    <w:rsid w:val="00527B53"/>
    <w:rsid w:val="00531A65"/>
    <w:rsid w:val="00531D34"/>
    <w:rsid w:val="0053268D"/>
    <w:rsid w:val="005411E0"/>
    <w:rsid w:val="00547AB0"/>
    <w:rsid w:val="00547B37"/>
    <w:rsid w:val="00550636"/>
    <w:rsid w:val="005521E3"/>
    <w:rsid w:val="0055225E"/>
    <w:rsid w:val="005526EE"/>
    <w:rsid w:val="00554CB0"/>
    <w:rsid w:val="005566E3"/>
    <w:rsid w:val="00557174"/>
    <w:rsid w:val="00557588"/>
    <w:rsid w:val="0055775E"/>
    <w:rsid w:val="0056016A"/>
    <w:rsid w:val="005609FC"/>
    <w:rsid w:val="0057171B"/>
    <w:rsid w:val="0057235D"/>
    <w:rsid w:val="005747C0"/>
    <w:rsid w:val="00577F51"/>
    <w:rsid w:val="00580320"/>
    <w:rsid w:val="005824C4"/>
    <w:rsid w:val="00590AA1"/>
    <w:rsid w:val="00593F01"/>
    <w:rsid w:val="005942BC"/>
    <w:rsid w:val="005A0718"/>
    <w:rsid w:val="005B1F0B"/>
    <w:rsid w:val="005B3B11"/>
    <w:rsid w:val="005B3F88"/>
    <w:rsid w:val="005C0F4B"/>
    <w:rsid w:val="005C1010"/>
    <w:rsid w:val="005C5867"/>
    <w:rsid w:val="005C76D4"/>
    <w:rsid w:val="005D3B6E"/>
    <w:rsid w:val="005D7165"/>
    <w:rsid w:val="005D71AC"/>
    <w:rsid w:val="005E1778"/>
    <w:rsid w:val="005E22FB"/>
    <w:rsid w:val="005E2638"/>
    <w:rsid w:val="005E35AB"/>
    <w:rsid w:val="005E4AAC"/>
    <w:rsid w:val="005E6899"/>
    <w:rsid w:val="005F1E53"/>
    <w:rsid w:val="005F3AD9"/>
    <w:rsid w:val="00603019"/>
    <w:rsid w:val="006056C7"/>
    <w:rsid w:val="00614DAE"/>
    <w:rsid w:val="00620D5D"/>
    <w:rsid w:val="0062346A"/>
    <w:rsid w:val="00625A4C"/>
    <w:rsid w:val="006275D3"/>
    <w:rsid w:val="006325CD"/>
    <w:rsid w:val="00636873"/>
    <w:rsid w:val="00645C93"/>
    <w:rsid w:val="00647D82"/>
    <w:rsid w:val="00651150"/>
    <w:rsid w:val="00651EBC"/>
    <w:rsid w:val="006549A6"/>
    <w:rsid w:val="00673DEF"/>
    <w:rsid w:val="00674D18"/>
    <w:rsid w:val="00682428"/>
    <w:rsid w:val="00687D8E"/>
    <w:rsid w:val="006912D4"/>
    <w:rsid w:val="00692146"/>
    <w:rsid w:val="00694789"/>
    <w:rsid w:val="006973CD"/>
    <w:rsid w:val="006A06D3"/>
    <w:rsid w:val="006A4ACE"/>
    <w:rsid w:val="006A5CFF"/>
    <w:rsid w:val="006A6138"/>
    <w:rsid w:val="006A70D1"/>
    <w:rsid w:val="006B2710"/>
    <w:rsid w:val="006B3F62"/>
    <w:rsid w:val="006B43DD"/>
    <w:rsid w:val="006B6671"/>
    <w:rsid w:val="006C0347"/>
    <w:rsid w:val="006C108B"/>
    <w:rsid w:val="006D27BF"/>
    <w:rsid w:val="006D2A98"/>
    <w:rsid w:val="006D2C92"/>
    <w:rsid w:val="006D4524"/>
    <w:rsid w:val="006E105B"/>
    <w:rsid w:val="006E248E"/>
    <w:rsid w:val="006E2728"/>
    <w:rsid w:val="006F16BD"/>
    <w:rsid w:val="00702CEE"/>
    <w:rsid w:val="00705168"/>
    <w:rsid w:val="00711465"/>
    <w:rsid w:val="00713547"/>
    <w:rsid w:val="00713AD9"/>
    <w:rsid w:val="007158A0"/>
    <w:rsid w:val="00716286"/>
    <w:rsid w:val="00722C98"/>
    <w:rsid w:val="00723B4B"/>
    <w:rsid w:val="00724073"/>
    <w:rsid w:val="00727CAF"/>
    <w:rsid w:val="007306E2"/>
    <w:rsid w:val="00737658"/>
    <w:rsid w:val="00737E3C"/>
    <w:rsid w:val="00745E3E"/>
    <w:rsid w:val="0074705B"/>
    <w:rsid w:val="00752DF8"/>
    <w:rsid w:val="00753799"/>
    <w:rsid w:val="00760974"/>
    <w:rsid w:val="0076208D"/>
    <w:rsid w:val="00771F3D"/>
    <w:rsid w:val="00773137"/>
    <w:rsid w:val="00775861"/>
    <w:rsid w:val="007758B1"/>
    <w:rsid w:val="00776B23"/>
    <w:rsid w:val="00780C1D"/>
    <w:rsid w:val="00782CA0"/>
    <w:rsid w:val="007846C1"/>
    <w:rsid w:val="00785A38"/>
    <w:rsid w:val="00786C4C"/>
    <w:rsid w:val="007875A8"/>
    <w:rsid w:val="00791A09"/>
    <w:rsid w:val="0079407C"/>
    <w:rsid w:val="00797DAF"/>
    <w:rsid w:val="007A04F2"/>
    <w:rsid w:val="007A13C1"/>
    <w:rsid w:val="007A6351"/>
    <w:rsid w:val="007B2BDC"/>
    <w:rsid w:val="007B40F1"/>
    <w:rsid w:val="007C3E16"/>
    <w:rsid w:val="007C55A7"/>
    <w:rsid w:val="007D7200"/>
    <w:rsid w:val="007D78D1"/>
    <w:rsid w:val="007E1B1F"/>
    <w:rsid w:val="007E2417"/>
    <w:rsid w:val="007F1CE3"/>
    <w:rsid w:val="007F6DB5"/>
    <w:rsid w:val="00800A90"/>
    <w:rsid w:val="0080116A"/>
    <w:rsid w:val="0080393B"/>
    <w:rsid w:val="00805067"/>
    <w:rsid w:val="00811514"/>
    <w:rsid w:val="00811DC6"/>
    <w:rsid w:val="00817E18"/>
    <w:rsid w:val="008216E3"/>
    <w:rsid w:val="008246A8"/>
    <w:rsid w:val="00825EE1"/>
    <w:rsid w:val="00841B6C"/>
    <w:rsid w:val="00844509"/>
    <w:rsid w:val="00845A8F"/>
    <w:rsid w:val="00850DB4"/>
    <w:rsid w:val="00865A95"/>
    <w:rsid w:val="00865E02"/>
    <w:rsid w:val="00871D13"/>
    <w:rsid w:val="00876DDC"/>
    <w:rsid w:val="008824FF"/>
    <w:rsid w:val="00883309"/>
    <w:rsid w:val="00884467"/>
    <w:rsid w:val="00891C1B"/>
    <w:rsid w:val="0089311E"/>
    <w:rsid w:val="00896DAB"/>
    <w:rsid w:val="008A1690"/>
    <w:rsid w:val="008A1C6C"/>
    <w:rsid w:val="008A258A"/>
    <w:rsid w:val="008A2639"/>
    <w:rsid w:val="008A4E4D"/>
    <w:rsid w:val="008B0D9B"/>
    <w:rsid w:val="008B6459"/>
    <w:rsid w:val="008C0492"/>
    <w:rsid w:val="008C7A6B"/>
    <w:rsid w:val="008D24C7"/>
    <w:rsid w:val="008D3901"/>
    <w:rsid w:val="008D663B"/>
    <w:rsid w:val="008D699C"/>
    <w:rsid w:val="008D70C4"/>
    <w:rsid w:val="008E2395"/>
    <w:rsid w:val="008E3969"/>
    <w:rsid w:val="008E57D3"/>
    <w:rsid w:val="008F0006"/>
    <w:rsid w:val="008F07D1"/>
    <w:rsid w:val="008F5D4B"/>
    <w:rsid w:val="008F663E"/>
    <w:rsid w:val="008F6A2D"/>
    <w:rsid w:val="009008E9"/>
    <w:rsid w:val="00901992"/>
    <w:rsid w:val="0090232C"/>
    <w:rsid w:val="00904B4A"/>
    <w:rsid w:val="00904F48"/>
    <w:rsid w:val="00906B05"/>
    <w:rsid w:val="00911565"/>
    <w:rsid w:val="0091171C"/>
    <w:rsid w:val="009122B5"/>
    <w:rsid w:val="00914079"/>
    <w:rsid w:val="009277B4"/>
    <w:rsid w:val="009325E5"/>
    <w:rsid w:val="00932BF4"/>
    <w:rsid w:val="0093405C"/>
    <w:rsid w:val="0093546D"/>
    <w:rsid w:val="00937352"/>
    <w:rsid w:val="00942A55"/>
    <w:rsid w:val="00953654"/>
    <w:rsid w:val="00953DB2"/>
    <w:rsid w:val="009541B9"/>
    <w:rsid w:val="00954A57"/>
    <w:rsid w:val="00954E0B"/>
    <w:rsid w:val="0096051E"/>
    <w:rsid w:val="00960622"/>
    <w:rsid w:val="0096125B"/>
    <w:rsid w:val="00965720"/>
    <w:rsid w:val="00971D2F"/>
    <w:rsid w:val="009733B1"/>
    <w:rsid w:val="00974253"/>
    <w:rsid w:val="009748F6"/>
    <w:rsid w:val="00976FF6"/>
    <w:rsid w:val="00980420"/>
    <w:rsid w:val="00991F04"/>
    <w:rsid w:val="009930C6"/>
    <w:rsid w:val="009A3B2B"/>
    <w:rsid w:val="009A5FAC"/>
    <w:rsid w:val="009C4E29"/>
    <w:rsid w:val="009D0919"/>
    <w:rsid w:val="009D6916"/>
    <w:rsid w:val="009D7A92"/>
    <w:rsid w:val="009D7BF9"/>
    <w:rsid w:val="009D7D9F"/>
    <w:rsid w:val="009E076F"/>
    <w:rsid w:val="009E21AF"/>
    <w:rsid w:val="009E3235"/>
    <w:rsid w:val="009E3F5C"/>
    <w:rsid w:val="009F0CB9"/>
    <w:rsid w:val="009F433B"/>
    <w:rsid w:val="009F769E"/>
    <w:rsid w:val="00A05C47"/>
    <w:rsid w:val="00A114A8"/>
    <w:rsid w:val="00A20417"/>
    <w:rsid w:val="00A23E6C"/>
    <w:rsid w:val="00A26AC6"/>
    <w:rsid w:val="00A337DA"/>
    <w:rsid w:val="00A40D76"/>
    <w:rsid w:val="00A41BBB"/>
    <w:rsid w:val="00A41F70"/>
    <w:rsid w:val="00A427F1"/>
    <w:rsid w:val="00A473CF"/>
    <w:rsid w:val="00A54511"/>
    <w:rsid w:val="00A60B6F"/>
    <w:rsid w:val="00A677B3"/>
    <w:rsid w:val="00A7116B"/>
    <w:rsid w:val="00A7303D"/>
    <w:rsid w:val="00A761A0"/>
    <w:rsid w:val="00A82659"/>
    <w:rsid w:val="00A838AD"/>
    <w:rsid w:val="00A850DC"/>
    <w:rsid w:val="00A85A15"/>
    <w:rsid w:val="00A91BBE"/>
    <w:rsid w:val="00A963D7"/>
    <w:rsid w:val="00AA00C4"/>
    <w:rsid w:val="00AA2794"/>
    <w:rsid w:val="00AA6C43"/>
    <w:rsid w:val="00AB495E"/>
    <w:rsid w:val="00AC7A83"/>
    <w:rsid w:val="00AD167A"/>
    <w:rsid w:val="00AE0514"/>
    <w:rsid w:val="00AE0B13"/>
    <w:rsid w:val="00AE16BE"/>
    <w:rsid w:val="00AE4C7A"/>
    <w:rsid w:val="00AE55E8"/>
    <w:rsid w:val="00AF225C"/>
    <w:rsid w:val="00AF4B7F"/>
    <w:rsid w:val="00AF6549"/>
    <w:rsid w:val="00B01FDA"/>
    <w:rsid w:val="00B07BF0"/>
    <w:rsid w:val="00B1179B"/>
    <w:rsid w:val="00B144D5"/>
    <w:rsid w:val="00B15A47"/>
    <w:rsid w:val="00B209DB"/>
    <w:rsid w:val="00B230BC"/>
    <w:rsid w:val="00B23BCA"/>
    <w:rsid w:val="00B23BD4"/>
    <w:rsid w:val="00B25916"/>
    <w:rsid w:val="00B26EBE"/>
    <w:rsid w:val="00B310A6"/>
    <w:rsid w:val="00B326DA"/>
    <w:rsid w:val="00B448C2"/>
    <w:rsid w:val="00B45C23"/>
    <w:rsid w:val="00B50C23"/>
    <w:rsid w:val="00B51C44"/>
    <w:rsid w:val="00B634CA"/>
    <w:rsid w:val="00B6576A"/>
    <w:rsid w:val="00B715E1"/>
    <w:rsid w:val="00B75C74"/>
    <w:rsid w:val="00B77E85"/>
    <w:rsid w:val="00B81E80"/>
    <w:rsid w:val="00B82480"/>
    <w:rsid w:val="00B86864"/>
    <w:rsid w:val="00B90BFC"/>
    <w:rsid w:val="00B91EA4"/>
    <w:rsid w:val="00BA1ACC"/>
    <w:rsid w:val="00BA4608"/>
    <w:rsid w:val="00BB0DC7"/>
    <w:rsid w:val="00BB3DD2"/>
    <w:rsid w:val="00BB3E3D"/>
    <w:rsid w:val="00BB72C7"/>
    <w:rsid w:val="00BC27DF"/>
    <w:rsid w:val="00BC2A8D"/>
    <w:rsid w:val="00BC6060"/>
    <w:rsid w:val="00BC6FCB"/>
    <w:rsid w:val="00BD1508"/>
    <w:rsid w:val="00BD4EAC"/>
    <w:rsid w:val="00BD6BD8"/>
    <w:rsid w:val="00BD7549"/>
    <w:rsid w:val="00BF28D0"/>
    <w:rsid w:val="00BF4DB0"/>
    <w:rsid w:val="00C06015"/>
    <w:rsid w:val="00C062D7"/>
    <w:rsid w:val="00C106CC"/>
    <w:rsid w:val="00C12DAE"/>
    <w:rsid w:val="00C12E7E"/>
    <w:rsid w:val="00C14E3E"/>
    <w:rsid w:val="00C16628"/>
    <w:rsid w:val="00C173BE"/>
    <w:rsid w:val="00C2105F"/>
    <w:rsid w:val="00C22FD5"/>
    <w:rsid w:val="00C32881"/>
    <w:rsid w:val="00C35599"/>
    <w:rsid w:val="00C440DD"/>
    <w:rsid w:val="00C44ACF"/>
    <w:rsid w:val="00C47CC9"/>
    <w:rsid w:val="00C527B6"/>
    <w:rsid w:val="00C5350A"/>
    <w:rsid w:val="00C570F2"/>
    <w:rsid w:val="00C602DB"/>
    <w:rsid w:val="00C60C15"/>
    <w:rsid w:val="00C63617"/>
    <w:rsid w:val="00C6709F"/>
    <w:rsid w:val="00C70D80"/>
    <w:rsid w:val="00C71A66"/>
    <w:rsid w:val="00C73978"/>
    <w:rsid w:val="00C76911"/>
    <w:rsid w:val="00C80028"/>
    <w:rsid w:val="00C913C0"/>
    <w:rsid w:val="00C93D19"/>
    <w:rsid w:val="00C946FF"/>
    <w:rsid w:val="00C96F6B"/>
    <w:rsid w:val="00CA04E0"/>
    <w:rsid w:val="00CA2348"/>
    <w:rsid w:val="00CA63F6"/>
    <w:rsid w:val="00CB694D"/>
    <w:rsid w:val="00CC5645"/>
    <w:rsid w:val="00CC6C96"/>
    <w:rsid w:val="00CD0C28"/>
    <w:rsid w:val="00CD6DFF"/>
    <w:rsid w:val="00CE253D"/>
    <w:rsid w:val="00CF0215"/>
    <w:rsid w:val="00CF4A0C"/>
    <w:rsid w:val="00CF55BE"/>
    <w:rsid w:val="00CF5CA3"/>
    <w:rsid w:val="00CF6E2A"/>
    <w:rsid w:val="00D0042E"/>
    <w:rsid w:val="00D00459"/>
    <w:rsid w:val="00D04C27"/>
    <w:rsid w:val="00D1225D"/>
    <w:rsid w:val="00D22869"/>
    <w:rsid w:val="00D25337"/>
    <w:rsid w:val="00D25E13"/>
    <w:rsid w:val="00D3026C"/>
    <w:rsid w:val="00D31631"/>
    <w:rsid w:val="00D34FD4"/>
    <w:rsid w:val="00D35214"/>
    <w:rsid w:val="00D371BA"/>
    <w:rsid w:val="00D41E23"/>
    <w:rsid w:val="00D436D5"/>
    <w:rsid w:val="00D47B77"/>
    <w:rsid w:val="00D51206"/>
    <w:rsid w:val="00D57D82"/>
    <w:rsid w:val="00D6014A"/>
    <w:rsid w:val="00D64816"/>
    <w:rsid w:val="00D669A5"/>
    <w:rsid w:val="00D677A0"/>
    <w:rsid w:val="00D70FB8"/>
    <w:rsid w:val="00D736CC"/>
    <w:rsid w:val="00D7592D"/>
    <w:rsid w:val="00D85769"/>
    <w:rsid w:val="00D93E81"/>
    <w:rsid w:val="00D953E1"/>
    <w:rsid w:val="00D9637C"/>
    <w:rsid w:val="00DA0F54"/>
    <w:rsid w:val="00DA127F"/>
    <w:rsid w:val="00DA4F88"/>
    <w:rsid w:val="00DA6D04"/>
    <w:rsid w:val="00DB63F1"/>
    <w:rsid w:val="00DC286A"/>
    <w:rsid w:val="00DC4985"/>
    <w:rsid w:val="00DC7883"/>
    <w:rsid w:val="00DD09C5"/>
    <w:rsid w:val="00DD26C6"/>
    <w:rsid w:val="00DD3E3A"/>
    <w:rsid w:val="00DD45F8"/>
    <w:rsid w:val="00DD4C25"/>
    <w:rsid w:val="00DE23C1"/>
    <w:rsid w:val="00DE35ED"/>
    <w:rsid w:val="00DE5768"/>
    <w:rsid w:val="00DE5783"/>
    <w:rsid w:val="00DE6331"/>
    <w:rsid w:val="00DF401D"/>
    <w:rsid w:val="00E021DB"/>
    <w:rsid w:val="00E02951"/>
    <w:rsid w:val="00E0650E"/>
    <w:rsid w:val="00E070F5"/>
    <w:rsid w:val="00E15366"/>
    <w:rsid w:val="00E1759C"/>
    <w:rsid w:val="00E179AD"/>
    <w:rsid w:val="00E2702F"/>
    <w:rsid w:val="00E3037B"/>
    <w:rsid w:val="00E320D4"/>
    <w:rsid w:val="00E33602"/>
    <w:rsid w:val="00E33742"/>
    <w:rsid w:val="00E376A7"/>
    <w:rsid w:val="00E40A7C"/>
    <w:rsid w:val="00E44DEB"/>
    <w:rsid w:val="00E45306"/>
    <w:rsid w:val="00E462F1"/>
    <w:rsid w:val="00E506A2"/>
    <w:rsid w:val="00E5157F"/>
    <w:rsid w:val="00E605F5"/>
    <w:rsid w:val="00E62E6F"/>
    <w:rsid w:val="00E6378C"/>
    <w:rsid w:val="00E658EE"/>
    <w:rsid w:val="00E72064"/>
    <w:rsid w:val="00E763FE"/>
    <w:rsid w:val="00E77348"/>
    <w:rsid w:val="00E80FD9"/>
    <w:rsid w:val="00E853FA"/>
    <w:rsid w:val="00E90FB4"/>
    <w:rsid w:val="00E912D6"/>
    <w:rsid w:val="00E9552F"/>
    <w:rsid w:val="00E95BFF"/>
    <w:rsid w:val="00E96133"/>
    <w:rsid w:val="00E964C0"/>
    <w:rsid w:val="00EA30D9"/>
    <w:rsid w:val="00EA48D8"/>
    <w:rsid w:val="00EA79BE"/>
    <w:rsid w:val="00EB5267"/>
    <w:rsid w:val="00EB5E4F"/>
    <w:rsid w:val="00EB62D6"/>
    <w:rsid w:val="00EB76A9"/>
    <w:rsid w:val="00EC2488"/>
    <w:rsid w:val="00EC33BB"/>
    <w:rsid w:val="00ED0A58"/>
    <w:rsid w:val="00ED0D67"/>
    <w:rsid w:val="00ED1574"/>
    <w:rsid w:val="00ED1BD5"/>
    <w:rsid w:val="00ED4945"/>
    <w:rsid w:val="00ED5C56"/>
    <w:rsid w:val="00EE03A5"/>
    <w:rsid w:val="00EE123A"/>
    <w:rsid w:val="00EE2C4F"/>
    <w:rsid w:val="00EE2ED9"/>
    <w:rsid w:val="00EE3640"/>
    <w:rsid w:val="00EE3AE7"/>
    <w:rsid w:val="00EF1D6F"/>
    <w:rsid w:val="00EF5B2D"/>
    <w:rsid w:val="00EF5DC2"/>
    <w:rsid w:val="00EF5E6C"/>
    <w:rsid w:val="00EF7BD2"/>
    <w:rsid w:val="00F00172"/>
    <w:rsid w:val="00F10E5A"/>
    <w:rsid w:val="00F1554D"/>
    <w:rsid w:val="00F15E95"/>
    <w:rsid w:val="00F21E99"/>
    <w:rsid w:val="00F23716"/>
    <w:rsid w:val="00F2372A"/>
    <w:rsid w:val="00F255C5"/>
    <w:rsid w:val="00F265CD"/>
    <w:rsid w:val="00F32203"/>
    <w:rsid w:val="00F36AD3"/>
    <w:rsid w:val="00F40FCF"/>
    <w:rsid w:val="00F421EF"/>
    <w:rsid w:val="00F4476E"/>
    <w:rsid w:val="00F44C37"/>
    <w:rsid w:val="00F54D46"/>
    <w:rsid w:val="00F567E7"/>
    <w:rsid w:val="00F6017C"/>
    <w:rsid w:val="00F6344F"/>
    <w:rsid w:val="00F634BA"/>
    <w:rsid w:val="00F66392"/>
    <w:rsid w:val="00F714F4"/>
    <w:rsid w:val="00F71D7A"/>
    <w:rsid w:val="00F7433C"/>
    <w:rsid w:val="00F744F8"/>
    <w:rsid w:val="00F74673"/>
    <w:rsid w:val="00F76455"/>
    <w:rsid w:val="00F76D84"/>
    <w:rsid w:val="00F77B26"/>
    <w:rsid w:val="00F82430"/>
    <w:rsid w:val="00F8287A"/>
    <w:rsid w:val="00F84907"/>
    <w:rsid w:val="00F87D35"/>
    <w:rsid w:val="00F90F96"/>
    <w:rsid w:val="00F92FFF"/>
    <w:rsid w:val="00F93D3B"/>
    <w:rsid w:val="00F961A7"/>
    <w:rsid w:val="00FB2C7F"/>
    <w:rsid w:val="00FB3444"/>
    <w:rsid w:val="00FB608C"/>
    <w:rsid w:val="00FC1AE7"/>
    <w:rsid w:val="00FC710B"/>
    <w:rsid w:val="00FD24FC"/>
    <w:rsid w:val="00FE3654"/>
    <w:rsid w:val="00FE59B9"/>
    <w:rsid w:val="00FE7D12"/>
    <w:rsid w:val="00FF1A72"/>
    <w:rsid w:val="00FF2012"/>
    <w:rsid w:val="00FF2788"/>
    <w:rsid w:val="035531E1"/>
    <w:rsid w:val="04BBCC2A"/>
    <w:rsid w:val="04D9F846"/>
    <w:rsid w:val="04E60A5A"/>
    <w:rsid w:val="05E23FA4"/>
    <w:rsid w:val="063BD024"/>
    <w:rsid w:val="072C77D9"/>
    <w:rsid w:val="08E2CAFB"/>
    <w:rsid w:val="08E9C0AA"/>
    <w:rsid w:val="09C0F10B"/>
    <w:rsid w:val="0A21D72B"/>
    <w:rsid w:val="0A843815"/>
    <w:rsid w:val="0AB2F36A"/>
    <w:rsid w:val="0C00987D"/>
    <w:rsid w:val="0CE5C26A"/>
    <w:rsid w:val="0D5148F3"/>
    <w:rsid w:val="0D51E712"/>
    <w:rsid w:val="0D80A3CC"/>
    <w:rsid w:val="0DA5FF86"/>
    <w:rsid w:val="0E9F05F6"/>
    <w:rsid w:val="0F1D8C57"/>
    <w:rsid w:val="105F31FB"/>
    <w:rsid w:val="1139C075"/>
    <w:rsid w:val="11905E70"/>
    <w:rsid w:val="11B79530"/>
    <w:rsid w:val="14483E3F"/>
    <w:rsid w:val="16983B39"/>
    <w:rsid w:val="18841E48"/>
    <w:rsid w:val="18C0E429"/>
    <w:rsid w:val="1903A9A4"/>
    <w:rsid w:val="1CD7FACF"/>
    <w:rsid w:val="1D3DF183"/>
    <w:rsid w:val="1DB5A7A3"/>
    <w:rsid w:val="1DF1531C"/>
    <w:rsid w:val="1E39A41E"/>
    <w:rsid w:val="1EF12C70"/>
    <w:rsid w:val="1F7906D2"/>
    <w:rsid w:val="1F98C4CA"/>
    <w:rsid w:val="21B302EB"/>
    <w:rsid w:val="21B9B987"/>
    <w:rsid w:val="22724380"/>
    <w:rsid w:val="22960BBE"/>
    <w:rsid w:val="2490CB0B"/>
    <w:rsid w:val="25F17B00"/>
    <w:rsid w:val="260BE15D"/>
    <w:rsid w:val="2626B7E6"/>
    <w:rsid w:val="26D6827C"/>
    <w:rsid w:val="275FC405"/>
    <w:rsid w:val="276BF99D"/>
    <w:rsid w:val="278A466B"/>
    <w:rsid w:val="280AA9D1"/>
    <w:rsid w:val="2856F21C"/>
    <w:rsid w:val="28B6719A"/>
    <w:rsid w:val="2B9A2E68"/>
    <w:rsid w:val="2BD0CCBC"/>
    <w:rsid w:val="2CF00705"/>
    <w:rsid w:val="2E066B6D"/>
    <w:rsid w:val="30C00223"/>
    <w:rsid w:val="313B25A1"/>
    <w:rsid w:val="31FF58A5"/>
    <w:rsid w:val="3248AF00"/>
    <w:rsid w:val="324F60DC"/>
    <w:rsid w:val="32D37F82"/>
    <w:rsid w:val="337D902E"/>
    <w:rsid w:val="34188AEE"/>
    <w:rsid w:val="347B927D"/>
    <w:rsid w:val="34D17919"/>
    <w:rsid w:val="354FD7AB"/>
    <w:rsid w:val="357679EC"/>
    <w:rsid w:val="37779976"/>
    <w:rsid w:val="379DD929"/>
    <w:rsid w:val="37AF3312"/>
    <w:rsid w:val="37DBA50C"/>
    <w:rsid w:val="390DA509"/>
    <w:rsid w:val="395E4D78"/>
    <w:rsid w:val="39A00E07"/>
    <w:rsid w:val="3A54CB57"/>
    <w:rsid w:val="3B0D6DA0"/>
    <w:rsid w:val="3BDFAE96"/>
    <w:rsid w:val="3CA8F965"/>
    <w:rsid w:val="3E1C77F8"/>
    <w:rsid w:val="3E205347"/>
    <w:rsid w:val="3F338FD5"/>
    <w:rsid w:val="3F6E380F"/>
    <w:rsid w:val="416A0A66"/>
    <w:rsid w:val="4319555A"/>
    <w:rsid w:val="43BEF3B0"/>
    <w:rsid w:val="444BE18B"/>
    <w:rsid w:val="44AF56A6"/>
    <w:rsid w:val="44C709D8"/>
    <w:rsid w:val="46C836C6"/>
    <w:rsid w:val="47175F9D"/>
    <w:rsid w:val="47E22D8E"/>
    <w:rsid w:val="4826908F"/>
    <w:rsid w:val="48329BBB"/>
    <w:rsid w:val="486F00AD"/>
    <w:rsid w:val="48C69C28"/>
    <w:rsid w:val="4AB359B8"/>
    <w:rsid w:val="4B0352AC"/>
    <w:rsid w:val="4BC34819"/>
    <w:rsid w:val="4E5CBCC6"/>
    <w:rsid w:val="4E99B637"/>
    <w:rsid w:val="5463DD67"/>
    <w:rsid w:val="54D92F87"/>
    <w:rsid w:val="56A79CEA"/>
    <w:rsid w:val="56DBB338"/>
    <w:rsid w:val="5756BA4E"/>
    <w:rsid w:val="575EC240"/>
    <w:rsid w:val="5910326F"/>
    <w:rsid w:val="5A96EC30"/>
    <w:rsid w:val="5B091955"/>
    <w:rsid w:val="5B53815D"/>
    <w:rsid w:val="5C2EE47F"/>
    <w:rsid w:val="5D1EF204"/>
    <w:rsid w:val="5DD9F41B"/>
    <w:rsid w:val="5EB9B534"/>
    <w:rsid w:val="5EDE0649"/>
    <w:rsid w:val="5EE1D653"/>
    <w:rsid w:val="5F1D7FF9"/>
    <w:rsid w:val="5F3631C6"/>
    <w:rsid w:val="5FB671CB"/>
    <w:rsid w:val="62A35212"/>
    <w:rsid w:val="63361C1E"/>
    <w:rsid w:val="63CC6761"/>
    <w:rsid w:val="64D65D6A"/>
    <w:rsid w:val="6517A24B"/>
    <w:rsid w:val="65322B76"/>
    <w:rsid w:val="659DD26F"/>
    <w:rsid w:val="663BF3F7"/>
    <w:rsid w:val="67D31448"/>
    <w:rsid w:val="69C64089"/>
    <w:rsid w:val="6A61B876"/>
    <w:rsid w:val="6AFB6D53"/>
    <w:rsid w:val="6C4260B2"/>
    <w:rsid w:val="6DCFA965"/>
    <w:rsid w:val="71C8FCEF"/>
    <w:rsid w:val="7203F7BF"/>
    <w:rsid w:val="72383AB6"/>
    <w:rsid w:val="72B20065"/>
    <w:rsid w:val="731D2D27"/>
    <w:rsid w:val="74A4641E"/>
    <w:rsid w:val="74FCF1B7"/>
    <w:rsid w:val="75050153"/>
    <w:rsid w:val="764718F5"/>
    <w:rsid w:val="76BC566F"/>
    <w:rsid w:val="77E15D0F"/>
    <w:rsid w:val="78CC658D"/>
    <w:rsid w:val="79BE24CF"/>
    <w:rsid w:val="7A170813"/>
    <w:rsid w:val="7A701188"/>
    <w:rsid w:val="7C8FC203"/>
    <w:rsid w:val="7D0CDAA6"/>
    <w:rsid w:val="7FCBDC8C"/>
    <w:rsid w:val="7FE77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v:textbox inset="5.85pt,.7pt,5.85pt,.7pt"/>
    </o:shapedefaults>
    <o:shapelayout v:ext="edit">
      <o:idmap v:ext="edit" data="2"/>
    </o:shapelayout>
  </w:shapeDefaults>
  <w:decimalSymbol w:val="."/>
  <w:listSeparator w:val=","/>
  <w14:docId w14:val="78F9C691"/>
  <w15:chartTrackingRefBased/>
  <w15:docId w15:val="{5DC2E7F7-DACB-4865-829D-2D3BAF9CAE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uiPriority="9"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uiPriority="0"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0"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0" w:semiHidden="1" w:unhideWhenUsed="1" w:qFormat="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a" w:default="1">
    <w:name w:val="Normal"/>
    <w:qFormat/>
    <w:rsid w:val="002727F0"/>
    <w:pPr>
      <w:widowControl w:val="0"/>
      <w:jc w:val="both"/>
    </w:pPr>
  </w:style>
  <w:style w:type="paragraph" w:styleId="1">
    <w:name w:val="heading 1"/>
    <w:basedOn w:val="a"/>
    <w:next w:val="a"/>
    <w:link w:val="10"/>
    <w:uiPriority w:val="9"/>
    <w:qFormat/>
    <w:rsid w:val="001A4110"/>
    <w:pPr>
      <w:keepNext/>
      <w:outlineLvl w:val="0"/>
    </w:pPr>
    <w:rPr>
      <w:rFonts w:ascii="游ゴシック" w:hAnsi="游ゴシック" w:eastAsia="游ゴシック" w:cs="游ゴシック"/>
      <w:b/>
      <w:sz w:val="22"/>
      <w:szCs w:val="21"/>
    </w:rPr>
  </w:style>
  <w:style w:type="paragraph" w:styleId="2">
    <w:name w:val="heading 2"/>
    <w:aliases w:val="見出し 2 bold"/>
    <w:basedOn w:val="a"/>
    <w:next w:val="a"/>
    <w:link w:val="20"/>
    <w:autoRedefine/>
    <w:uiPriority w:val="9"/>
    <w:unhideWhenUsed/>
    <w:qFormat/>
    <w:rsid w:val="00F87D35"/>
    <w:pPr>
      <w:keepNext/>
      <w:outlineLvl w:val="1"/>
    </w:pPr>
    <w:rPr>
      <w:rFonts w:asciiTheme="majorHAnsi" w:hAnsiTheme="majorHAnsi" w:eastAsiaTheme="majorEastAsia" w:cstheme="majorHAnsi"/>
      <w:b/>
      <w:szCs w:val="21"/>
    </w:rPr>
  </w:style>
  <w:style w:type="paragraph" w:styleId="3">
    <w:name w:val="heading 3"/>
    <w:basedOn w:val="a"/>
    <w:next w:val="a"/>
    <w:link w:val="30"/>
    <w:uiPriority w:val="9"/>
    <w:unhideWhenUsed/>
    <w:qFormat/>
    <w:rsid w:val="00991F04"/>
    <w:pPr>
      <w:keepNext/>
      <w:ind w:left="100" w:leftChars="100" w:right="100" w:rightChars="100"/>
      <w:outlineLvl w:val="2"/>
    </w:pPr>
    <w:rPr>
      <w:rFonts w:eastAsia="游ゴシック" w:asciiTheme="majorHAnsi" w:hAnsiTheme="majorHAnsi" w:cstheme="majorBidi"/>
    </w:rPr>
  </w:style>
  <w:style w:type="character" w:styleId="a0" w:default="1">
    <w:name w:val="Default Paragraph Font"/>
    <w:uiPriority w:val="1"/>
    <w:semiHidden/>
    <w:unhideWhenUsed/>
  </w:style>
  <w:style w:type="table" w:styleId="a1" w:default="1">
    <w:name w:val="Normal Table"/>
    <w:uiPriority w:val="99"/>
    <w:semiHidden/>
    <w:unhideWhenUsed/>
    <w:tblPr>
      <w:tblInd w:w="0" w:type="dxa"/>
      <w:tblCellMar>
        <w:top w:w="0" w:type="dxa"/>
        <w:left w:w="108" w:type="dxa"/>
        <w:bottom w:w="0" w:type="dxa"/>
        <w:right w:w="108" w:type="dxa"/>
      </w:tblCellMar>
    </w:tblPr>
  </w:style>
  <w:style w:type="numbering" w:styleId="a2" w:default="1">
    <w:name w:val="No List"/>
    <w:uiPriority w:val="99"/>
    <w:semiHidden/>
    <w:unhideWhenUsed/>
  </w:style>
  <w:style w:type="character" w:styleId="20" w:customStyle="1">
    <w:name w:val="見出し 2 (文字)"/>
    <w:aliases w:val="見出し 2 bold (文字)"/>
    <w:basedOn w:val="a0"/>
    <w:link w:val="2"/>
    <w:uiPriority w:val="9"/>
    <w:rsid w:val="00F87D35"/>
    <w:rPr>
      <w:rFonts w:asciiTheme="majorHAnsi" w:hAnsiTheme="majorHAnsi" w:eastAsiaTheme="majorEastAsia" w:cstheme="majorHAnsi"/>
      <w:b/>
      <w:szCs w:val="21"/>
    </w:rPr>
  </w:style>
  <w:style w:type="character" w:styleId="30" w:customStyle="1">
    <w:name w:val="見出し 3 (文字)"/>
    <w:basedOn w:val="a0"/>
    <w:link w:val="3"/>
    <w:uiPriority w:val="9"/>
    <w:rsid w:val="00991F04"/>
    <w:rPr>
      <w:rFonts w:eastAsia="游ゴシック" w:asciiTheme="majorHAnsi" w:hAnsiTheme="majorHAnsi" w:cstheme="majorBidi"/>
    </w:rPr>
  </w:style>
  <w:style w:type="character" w:styleId="10" w:customStyle="1">
    <w:name w:val="見出し 1 (文字)"/>
    <w:basedOn w:val="a0"/>
    <w:link w:val="1"/>
    <w:uiPriority w:val="9"/>
    <w:rsid w:val="001A4110"/>
    <w:rPr>
      <w:rFonts w:ascii="游ゴシック" w:hAnsi="游ゴシック" w:eastAsia="游ゴシック" w:cs="游ゴシック"/>
      <w:b/>
      <w:sz w:val="22"/>
      <w:szCs w:val="21"/>
    </w:rPr>
  </w:style>
  <w:style w:type="paragraph" w:styleId="a3">
    <w:name w:val="Date"/>
    <w:basedOn w:val="a"/>
    <w:next w:val="a"/>
    <w:link w:val="a4"/>
    <w:uiPriority w:val="99"/>
    <w:semiHidden/>
    <w:unhideWhenUsed/>
    <w:rsid w:val="003C7454"/>
  </w:style>
  <w:style w:type="character" w:styleId="a4" w:customStyle="1">
    <w:name w:val="日付 (文字)"/>
    <w:basedOn w:val="a0"/>
    <w:link w:val="a3"/>
    <w:uiPriority w:val="99"/>
    <w:semiHidden/>
    <w:rsid w:val="003C7454"/>
  </w:style>
  <w:style w:type="paragraph" w:styleId="a5">
    <w:name w:val="endnote text"/>
    <w:basedOn w:val="a"/>
    <w:link w:val="a6"/>
    <w:uiPriority w:val="99"/>
    <w:semiHidden/>
    <w:unhideWhenUsed/>
    <w:rsid w:val="00EF5DC2"/>
    <w:pPr>
      <w:snapToGrid w:val="0"/>
      <w:jc w:val="left"/>
    </w:pPr>
  </w:style>
  <w:style w:type="character" w:styleId="a6" w:customStyle="1">
    <w:name w:val="文末脚注文字列 (文字)"/>
    <w:basedOn w:val="a0"/>
    <w:link w:val="a5"/>
    <w:uiPriority w:val="99"/>
    <w:semiHidden/>
    <w:rsid w:val="00EF5DC2"/>
  </w:style>
  <w:style w:type="character" w:styleId="a7">
    <w:name w:val="endnote reference"/>
    <w:basedOn w:val="a0"/>
    <w:uiPriority w:val="99"/>
    <w:semiHidden/>
    <w:unhideWhenUsed/>
    <w:rsid w:val="00EF5DC2"/>
    <w:rPr>
      <w:vertAlign w:val="superscript"/>
    </w:rPr>
  </w:style>
  <w:style w:type="character" w:styleId="a8">
    <w:name w:val="Hyperlink"/>
    <w:basedOn w:val="a0"/>
    <w:uiPriority w:val="99"/>
    <w:unhideWhenUsed/>
    <w:rsid w:val="00EF5DC2"/>
    <w:rPr>
      <w:color w:val="0563C1" w:themeColor="hyperlink"/>
      <w:u w:val="single"/>
    </w:rPr>
  </w:style>
  <w:style w:type="paragraph" w:styleId="a9">
    <w:name w:val="List Paragraph"/>
    <w:basedOn w:val="a"/>
    <w:uiPriority w:val="34"/>
    <w:qFormat/>
    <w:rsid w:val="00EF5DC2"/>
    <w:pPr>
      <w:ind w:left="840" w:leftChars="400"/>
    </w:pPr>
  </w:style>
  <w:style w:type="paragraph" w:styleId="aa">
    <w:name w:val="header"/>
    <w:basedOn w:val="a"/>
    <w:link w:val="ab"/>
    <w:uiPriority w:val="99"/>
    <w:unhideWhenUsed/>
    <w:rsid w:val="00F87D35"/>
    <w:pPr>
      <w:tabs>
        <w:tab w:val="center" w:pos="4252"/>
        <w:tab w:val="right" w:pos="8504"/>
      </w:tabs>
      <w:snapToGrid w:val="0"/>
    </w:pPr>
  </w:style>
  <w:style w:type="character" w:styleId="ab" w:customStyle="1">
    <w:name w:val="ヘッダー (文字)"/>
    <w:basedOn w:val="a0"/>
    <w:link w:val="aa"/>
    <w:uiPriority w:val="99"/>
    <w:rsid w:val="00F87D35"/>
  </w:style>
  <w:style w:type="paragraph" w:styleId="ac">
    <w:name w:val="footer"/>
    <w:basedOn w:val="a"/>
    <w:link w:val="ad"/>
    <w:uiPriority w:val="99"/>
    <w:unhideWhenUsed/>
    <w:rsid w:val="00F87D35"/>
    <w:pPr>
      <w:tabs>
        <w:tab w:val="center" w:pos="4252"/>
        <w:tab w:val="right" w:pos="8504"/>
      </w:tabs>
      <w:snapToGrid w:val="0"/>
    </w:pPr>
  </w:style>
  <w:style w:type="character" w:styleId="ad" w:customStyle="1">
    <w:name w:val="フッター (文字)"/>
    <w:basedOn w:val="a0"/>
    <w:link w:val="ac"/>
    <w:uiPriority w:val="99"/>
    <w:rsid w:val="00F87D35"/>
  </w:style>
  <w:style w:type="character" w:styleId="ae">
    <w:name w:val="annotation reference"/>
    <w:basedOn w:val="a0"/>
    <w:uiPriority w:val="99"/>
    <w:semiHidden/>
    <w:unhideWhenUsed/>
    <w:rsid w:val="00C76911"/>
    <w:rPr>
      <w:sz w:val="18"/>
      <w:szCs w:val="18"/>
    </w:rPr>
  </w:style>
  <w:style w:type="paragraph" w:styleId="af">
    <w:name w:val="annotation text"/>
    <w:basedOn w:val="a"/>
    <w:link w:val="af0"/>
    <w:uiPriority w:val="99"/>
    <w:unhideWhenUsed/>
    <w:rsid w:val="00C76911"/>
    <w:pPr>
      <w:jc w:val="left"/>
    </w:pPr>
  </w:style>
  <w:style w:type="character" w:styleId="af0" w:customStyle="1">
    <w:name w:val="コメント文字列 (文字)"/>
    <w:basedOn w:val="a0"/>
    <w:link w:val="af"/>
    <w:uiPriority w:val="99"/>
    <w:rsid w:val="00C76911"/>
  </w:style>
  <w:style w:type="paragraph" w:styleId="af1">
    <w:name w:val="annotation subject"/>
    <w:basedOn w:val="af"/>
    <w:next w:val="af"/>
    <w:link w:val="af2"/>
    <w:uiPriority w:val="99"/>
    <w:semiHidden/>
    <w:unhideWhenUsed/>
    <w:rsid w:val="00C76911"/>
    <w:rPr>
      <w:b/>
      <w:bCs/>
    </w:rPr>
  </w:style>
  <w:style w:type="character" w:styleId="af2" w:customStyle="1">
    <w:name w:val="コメント内容 (文字)"/>
    <w:basedOn w:val="af0"/>
    <w:link w:val="af1"/>
    <w:uiPriority w:val="99"/>
    <w:semiHidden/>
    <w:rsid w:val="00C76911"/>
    <w:rPr>
      <w:b/>
      <w:bCs/>
    </w:rPr>
  </w:style>
  <w:style w:type="paragraph" w:styleId="af3">
    <w:name w:val="Balloon Text"/>
    <w:basedOn w:val="a"/>
    <w:link w:val="af4"/>
    <w:uiPriority w:val="99"/>
    <w:semiHidden/>
    <w:unhideWhenUsed/>
    <w:rsid w:val="00C76911"/>
    <w:rPr>
      <w:rFonts w:asciiTheme="majorHAnsi" w:hAnsiTheme="majorHAnsi" w:eastAsiaTheme="majorEastAsia" w:cstheme="majorBidi"/>
      <w:sz w:val="18"/>
      <w:szCs w:val="18"/>
    </w:rPr>
  </w:style>
  <w:style w:type="character" w:styleId="af4" w:customStyle="1">
    <w:name w:val="吹き出し (文字)"/>
    <w:basedOn w:val="a0"/>
    <w:link w:val="af3"/>
    <w:uiPriority w:val="99"/>
    <w:semiHidden/>
    <w:rsid w:val="00C76911"/>
    <w:rPr>
      <w:rFonts w:asciiTheme="majorHAnsi" w:hAnsiTheme="majorHAnsi" w:eastAsiaTheme="majorEastAsia" w:cstheme="majorBidi"/>
      <w:sz w:val="18"/>
      <w:szCs w:val="18"/>
    </w:rPr>
  </w:style>
  <w:style w:type="character" w:styleId="af5">
    <w:name w:val="FollowedHyperlink"/>
    <w:basedOn w:val="a0"/>
    <w:uiPriority w:val="99"/>
    <w:semiHidden/>
    <w:unhideWhenUsed/>
    <w:rsid w:val="0091171C"/>
    <w:rPr>
      <w:color w:val="954F72" w:themeColor="followedHyperlink"/>
      <w:u w:val="single"/>
    </w:rPr>
  </w:style>
  <w:style w:type="table" w:styleId="af6">
    <w:name w:val="Table Grid"/>
    <w:basedOn w:val="a1"/>
    <w:uiPriority w:val="39"/>
    <w:rsid w:val="00464926"/>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7-1">
    <w:name w:val="Grid Table 7 Colorful Accent 1"/>
    <w:basedOn w:val="a1"/>
    <w:uiPriority w:val="52"/>
    <w:rsid w:val="00464926"/>
    <w:rPr>
      <w:color w:val="2E74B5" w:themeColor="accent1" w:themeShade="BF"/>
    </w:rPr>
    <w:tblPr>
      <w:tblStyleRowBandSize w:val="1"/>
      <w:tblStyleColBandSize w:val="1"/>
      <w:tblBorders>
        <w:top w:val="single" w:color="9CC2E5" w:themeColor="accent1" w:themeTint="99" w:sz="4" w:space="0"/>
        <w:left w:val="single" w:color="9CC2E5" w:themeColor="accent1" w:themeTint="99" w:sz="4" w:space="0"/>
        <w:bottom w:val="single" w:color="9CC2E5" w:themeColor="accent1" w:themeTint="99" w:sz="4" w:space="0"/>
        <w:right w:val="single" w:color="9CC2E5" w:themeColor="accent1" w:themeTint="99" w:sz="4" w:space="0"/>
        <w:insideH w:val="single" w:color="9CC2E5" w:themeColor="accent1" w:themeTint="99" w:sz="4" w:space="0"/>
        <w:insideV w:val="single" w:color="9CC2E5" w:themeColor="accent1"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1" w:themeFillTint="33"/>
      </w:tcPr>
    </w:tblStylePr>
    <w:tblStylePr w:type="band1Horz">
      <w:tblPr/>
      <w:tcPr>
        <w:shd w:val="clear" w:color="auto" w:fill="DEEAF6" w:themeFill="accent1" w:themeFillTint="33"/>
      </w:tcPr>
    </w:tblStylePr>
    <w:tblStylePr w:type="neCell">
      <w:tblPr/>
      <w:tcPr>
        <w:tcBorders>
          <w:bottom w:val="single" w:color="9CC2E5" w:themeColor="accent1" w:themeTint="99" w:sz="4" w:space="0"/>
        </w:tcBorders>
      </w:tcPr>
    </w:tblStylePr>
    <w:tblStylePr w:type="nwCell">
      <w:tblPr/>
      <w:tcPr>
        <w:tcBorders>
          <w:bottom w:val="single" w:color="9CC2E5" w:themeColor="accent1" w:themeTint="99" w:sz="4" w:space="0"/>
        </w:tcBorders>
      </w:tcPr>
    </w:tblStylePr>
    <w:tblStylePr w:type="seCell">
      <w:tblPr/>
      <w:tcPr>
        <w:tcBorders>
          <w:top w:val="single" w:color="9CC2E5" w:themeColor="accent1" w:themeTint="99" w:sz="4" w:space="0"/>
        </w:tcBorders>
      </w:tcPr>
    </w:tblStylePr>
    <w:tblStylePr w:type="swCell">
      <w:tblPr/>
      <w:tcPr>
        <w:tcBorders>
          <w:top w:val="single" w:color="9CC2E5" w:themeColor="accent1" w:themeTint="99" w:sz="4" w:space="0"/>
        </w:tcBorders>
      </w:tcPr>
    </w:tblStylePr>
  </w:style>
  <w:style w:type="table" w:styleId="1-1">
    <w:name w:val="Grid Table 1 Light Accent 1"/>
    <w:basedOn w:val="a1"/>
    <w:uiPriority w:val="46"/>
    <w:rsid w:val="0043106C"/>
    <w:tblPr>
      <w:tblStyleRowBandSize w:val="1"/>
      <w:tblStyleColBandSize w:val="1"/>
      <w:tblBorders>
        <w:top w:val="single" w:color="BDD6EE" w:themeColor="accent1" w:themeTint="66" w:sz="4" w:space="0"/>
        <w:left w:val="single" w:color="BDD6EE" w:themeColor="accent1" w:themeTint="66" w:sz="4" w:space="0"/>
        <w:bottom w:val="single" w:color="BDD6EE" w:themeColor="accent1" w:themeTint="66" w:sz="4" w:space="0"/>
        <w:right w:val="single" w:color="BDD6EE" w:themeColor="accent1" w:themeTint="66" w:sz="4" w:space="0"/>
        <w:insideH w:val="single" w:color="BDD6EE" w:themeColor="accent1" w:themeTint="66" w:sz="4" w:space="0"/>
        <w:insideV w:val="single" w:color="BDD6EE" w:themeColor="accent1" w:themeTint="66" w:sz="4" w:space="0"/>
      </w:tblBorders>
    </w:tblPr>
    <w:tblStylePr w:type="firstRow">
      <w:rPr>
        <w:b/>
        <w:bCs/>
      </w:rPr>
      <w:tblPr/>
      <w:tcPr>
        <w:tcBorders>
          <w:bottom w:val="single" w:color="9CC2E5" w:themeColor="accent1" w:themeTint="99" w:sz="12" w:space="0"/>
        </w:tcBorders>
      </w:tcPr>
    </w:tblStylePr>
    <w:tblStylePr w:type="lastRow">
      <w:rPr>
        <w:b/>
        <w:bCs/>
      </w:rPr>
      <w:tblPr/>
      <w:tcPr>
        <w:tcBorders>
          <w:top w:val="double" w:color="9CC2E5" w:themeColor="accent1" w:themeTint="99" w:sz="2" w:space="0"/>
        </w:tcBorders>
      </w:tcPr>
    </w:tblStylePr>
    <w:tblStylePr w:type="firstCol">
      <w:rPr>
        <w:b/>
        <w:bCs/>
      </w:rPr>
    </w:tblStylePr>
    <w:tblStylePr w:type="lastCol">
      <w:rPr>
        <w:b/>
        <w:bCs/>
      </w:rPr>
    </w:tblStylePr>
  </w:style>
  <w:style w:type="paragraph" w:styleId="af7">
    <w:name w:val="Revision"/>
    <w:hidden/>
    <w:uiPriority w:val="99"/>
    <w:semiHidden/>
    <w:rsid w:val="00976FF6"/>
  </w:style>
  <w:style w:type="paragraph" w:styleId="af8">
    <w:name w:val="Body Text"/>
    <w:basedOn w:val="a"/>
    <w:link w:val="af9"/>
    <w:qFormat/>
    <w:rsid w:val="002D155D"/>
    <w:pPr>
      <w:widowControl/>
      <w:spacing w:before="180" w:after="180"/>
      <w:jc w:val="left"/>
    </w:pPr>
    <w:rPr>
      <w:kern w:val="0"/>
      <w:sz w:val="24"/>
      <w:szCs w:val="24"/>
      <w:lang w:eastAsia="en-US"/>
    </w:rPr>
  </w:style>
  <w:style w:type="character" w:styleId="af9" w:customStyle="1">
    <w:name w:val="本文 (文字)"/>
    <w:basedOn w:val="a0"/>
    <w:link w:val="af8"/>
    <w:rsid w:val="002D155D"/>
    <w:rPr>
      <w:kern w:val="0"/>
      <w:sz w:val="24"/>
      <w:szCs w:val="24"/>
      <w:lang w:eastAsia="en-US"/>
    </w:rPr>
  </w:style>
  <w:style w:type="paragraph" w:styleId="FirstParagraph" w:customStyle="1">
    <w:name w:val="First Paragraph"/>
    <w:basedOn w:val="af8"/>
    <w:next w:val="af8"/>
    <w:qFormat/>
    <w:rsid w:val="002D155D"/>
  </w:style>
  <w:style w:type="paragraph" w:styleId="afa">
    <w:name w:val="footnote text"/>
    <w:basedOn w:val="a"/>
    <w:link w:val="afb"/>
    <w:uiPriority w:val="9"/>
    <w:unhideWhenUsed/>
    <w:qFormat/>
    <w:rsid w:val="002D155D"/>
    <w:pPr>
      <w:widowControl/>
      <w:spacing w:after="200"/>
      <w:jc w:val="left"/>
    </w:pPr>
    <w:rPr>
      <w:kern w:val="0"/>
      <w:sz w:val="24"/>
      <w:szCs w:val="24"/>
      <w:lang w:eastAsia="en-US"/>
    </w:rPr>
  </w:style>
  <w:style w:type="character" w:styleId="afb" w:customStyle="1">
    <w:name w:val="脚注文字列 (文字)"/>
    <w:basedOn w:val="a0"/>
    <w:link w:val="afa"/>
    <w:uiPriority w:val="9"/>
    <w:rsid w:val="002D155D"/>
    <w:rPr>
      <w:kern w:val="0"/>
      <w:sz w:val="24"/>
      <w:szCs w:val="24"/>
      <w:lang w:eastAsia="en-US"/>
    </w:rPr>
  </w:style>
  <w:style w:type="character" w:styleId="afc">
    <w:name w:val="footnote reference"/>
    <w:basedOn w:val="a0"/>
    <w:rsid w:val="002D155D"/>
    <w:rPr>
      <w:vertAlign w:val="superscript"/>
    </w:rPr>
  </w:style>
  <w:style w:type="character" w:styleId="afd">
    <w:name w:val="Unresolved Mention"/>
    <w:basedOn w:val="a0"/>
    <w:uiPriority w:val="99"/>
    <w:semiHidden/>
    <w:unhideWhenUsed/>
    <w:rsid w:val="001C33D6"/>
    <w:rPr>
      <w:color w:val="605E5C"/>
      <w:shd w:val="clear" w:color="auto" w:fill="E1DFDD"/>
    </w:rPr>
  </w:style>
  <w:style w:type="paragraph" w:styleId="afe">
    <w:name w:val="Bibliography"/>
    <w:basedOn w:val="a"/>
    <w:qFormat/>
    <w:rsid w:val="00E40A7C"/>
    <w:pPr>
      <w:widowControl/>
      <w:spacing w:after="200"/>
      <w:jc w:val="left"/>
    </w:pPr>
    <w:rPr>
      <w:kern w:val="0"/>
      <w:sz w:val="24"/>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907212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microsoft.com/office/2018/08/relationships/commentsExtensible" Target="commentsExtensible.xml"/><Relationship Id="rId18" Type="http://schemas.openxmlformats.org/officeDocument/2006/relationships/hyperlink" Target="https://doi.org/10.24765/ajiakeizai.62.2_24" TargetMode="External"/><Relationship Id="rId3" Type="http://schemas.openxmlformats.org/officeDocument/2006/relationships/styles" Target="styles.xml"/><Relationship Id="rId21" Type="http://schemas.openxmlformats.org/officeDocument/2006/relationships/image" Target="media/image3.png"/><Relationship Id="rId7" Type="http://schemas.openxmlformats.org/officeDocument/2006/relationships/endnotes" Target="endnotes.xml"/><Relationship Id="rId12" Type="http://schemas.microsoft.com/office/2016/09/relationships/commentsIds" Target="commentsIds.xml"/><Relationship Id="rId17" Type="http://schemas.openxmlformats.org/officeDocument/2006/relationships/hyperlink" Target="https://doi.org/10.1002/hec.3791" TargetMode="Externa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www.ide.go.jp/Japanese/Researchers/ito_seiro.html" TargetMode="External"/><Relationship Id="rId20" Type="http://schemas.openxmlformats.org/officeDocument/2006/relationships/image" Target="media/image2.png"/><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1/relationships/commentsExtended" Target="commentsExtended.xml"/><Relationship Id="rId24" Type="http://schemas.microsoft.com/office/2011/relationships/people" Target="people.xml"/><Relationship Id="rId5" Type="http://schemas.openxmlformats.org/officeDocument/2006/relationships/webSettings" Target="webSettings.xml"/><Relationship Id="rId15" Type="http://schemas.openxmlformats.org/officeDocument/2006/relationships/hyperlink" Target="https://www.ide.go.jp/English/Researchers/ito_seiro_en.html" TargetMode="External"/><Relationship Id="rId23" Type="http://schemas.openxmlformats.org/officeDocument/2006/relationships/fontTable" Target="fontTable.xml"/><Relationship Id="rId10" Type="http://schemas.openxmlformats.org/officeDocument/2006/relationships/comments" Target="comments.xml"/><Relationship Id="rId19" Type="http://schemas.openxmlformats.org/officeDocument/2006/relationships/hyperlink" Target="https://www.ide.go.jp/Japanese/Publish/Periodicals/Ajia.html"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www.ide.go.jp/Japanese/Researchers/ito_seiro.html" TargetMode="External"/><Relationship Id="rId22"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xmlns:thm15="http://schemas.microsoft.com/office/thememl/2012/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6AECEFB-BF5B-496F-B1F2-DE6DFC25631D}">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Masashi_Nakamura</dc:creator>
  <keywords/>
  <dc:description/>
  <lastModifiedBy>Seiro_Ito</lastModifiedBy>
  <revision>6</revision>
  <lastPrinted>2025-09-22T00:41:00.0000000Z</lastPrinted>
  <dcterms:created xsi:type="dcterms:W3CDTF">2025-09-20T07:46:00.0000000Z</dcterms:created>
  <dcterms:modified xsi:type="dcterms:W3CDTF">2025-09-22T01:48:36.2124380Z</dcterms:modified>
</coreProperties>
</file>